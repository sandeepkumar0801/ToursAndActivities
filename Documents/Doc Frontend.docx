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 w:conformance="strict">
  <w:background w:color="FFFFFF">
    <mc:AlternateContent>
      <mc:Choice Requires="v"/>
      <mc:Fallback>
        <w:drawing>
          <wp:inline distT="0" distB="0" distL="0" distR="0" wp14:anchorId="3C78F9AA" wp14:editId="080EBC50">
            <wp:extent cx="0" cy="0"/>
            <wp:effectExtent l="0" t="0" r="0" b="0"/>
            <wp:docPr id="663094733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sdt>
      <w:sdtPr>
        <w:id w:val="25142575"/>
        <w:docPartObj>
          <w:docPartGallery w:val="Cover Pages"/>
          <w:docPartUnique/>
        </w:docPartObj>
      </w:sdtPr>
      <w:sdtContent>
        <w:p w14:paraId="5A007722" w14:textId="77777777" w:rsidR="007D75AB" w:rsidRDefault="007D75AB"/>
        <w:p w14:paraId="5EE72788" w14:textId="64E02738" w:rsidR="007D75AB" w:rsidRDefault="007D75AB" w:rsidP="007D75AB">
          <w:pPr>
            <w:spacing w:before="5.60pt" w:after="0.60pt"/>
            <w:ind w:start="71.65pt" w:end="83.05pt"/>
            <w:jc w:val="center"/>
            <w:rPr>
              <w:rFonts w:ascii="Times New Roman"/>
              <w:sz w:val="72"/>
            </w:rPr>
          </w:pPr>
          <w:r>
            <w:rPr>
              <w:rFonts w:ascii="Times New Roman"/>
              <w:spacing w:val="-7"/>
              <w:w w:val="105%"/>
              <w:sz w:val="72"/>
            </w:rPr>
            <w:t>API</w:t>
          </w:r>
          <w:r>
            <w:rPr>
              <w:rFonts w:ascii="Times New Roman"/>
              <w:spacing w:val="-92"/>
              <w:w w:val="105%"/>
              <w:sz w:val="72"/>
            </w:rPr>
            <w:t xml:space="preserve"> </w:t>
          </w:r>
          <w:r>
            <w:rPr>
              <w:rFonts w:ascii="Times New Roman"/>
              <w:spacing w:val="-11"/>
              <w:w w:val="105%"/>
              <w:sz w:val="72"/>
            </w:rPr>
            <w:t>Operations</w:t>
          </w:r>
        </w:p>
        <w:p w14:paraId="64E47C33" w14:textId="77777777" w:rsidR="007D75AB" w:rsidRDefault="007D75AB" w:rsidP="007D75AB">
          <w:pPr>
            <w:pStyle w:val="BodyText"/>
            <w:spacing w:line="5.30pt" w:lineRule="exact"/>
            <w:ind w:start="8.60pt"/>
            <w:rPr>
              <w:rFonts w:ascii="Times New Roman"/>
              <w:sz w:val="10"/>
            </w:rPr>
          </w:pPr>
          <w:r>
            <w:rPr>
              <w:rFonts w:ascii="Times New Roman"/>
              <w:noProof/>
              <w:position w:val="-1"/>
              <w:sz w:val="10"/>
              <w:lang w:val="en-IN" w:eastAsia="en-IN" w:bidi="ar-SA"/>
            </w:rPr>
            <w:drawing>
              <wp:inline distT="0" distB="0" distL="0" distR="0" wp14:anchorId="63E9B378" wp14:editId="1796E43A">
                <wp:extent cx="5705475" cy="66675"/>
                <wp:effectExtent l="4445" t="8890" r="5080" b="635"/>
                <wp:docPr id="7" name="Group 7"/>
                <wp:cNvGraphicFramePr>
                  <a:graphicFrameLocks xmlns:a="http://purl.oclc.org/ooxml/drawingml/main"/>
                </wp:cNvGraphicFramePr>
                <a:graphic xmlns:a="http://purl.oclc.org/ooxml/drawingml/main">
                  <a:graphicData uri="http://schemas.microsoft.com/office/word/2010/wordprocessingGroup">
                    <wp:wgp>
                      <wp:cNvGrpSpPr>
                        <a:grpSpLocks/>
                        <a:extLst>
                          <a:ext uri="{F59B8463-F414-42e2-B3A4-FFEF48DC7170}">
                            <a15:nonVisualGroupProps xmlns:a15="http://schemas.microsoft.com/office/drawing/2012/main" isLegacyGroup="0"/>
                          </a:ext>
                        </a:extLst>
                      </wp:cNvGrpSpPr>
                      <wp:grpSpPr bwMode="auto">
                        <a:xfrm>
                          <a:off x="0" y="0"/>
                          <a:ext cx="5705475" cy="66675"/>
                          <a:chOff x="0" y="0"/>
                          <a:chExt cx="8985" cy="105"/>
                        </a:xfrm>
                      </wp:grpSpPr>
                      <wp:wsp>
                        <wp:cNvPr id="8" name="Line 3"/>
                        <wp:cNvCnPr>
                          <a:cxnSpLocks noChangeShapeType="1"/>
                        </wp:cNvCnPr>
                        <wp:spPr bwMode="auto">
                          <a:xfrm>
                            <a:off x="8" y="98"/>
                            <a:ext cx="89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189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:spPr>
                        <wp:bodyPr/>
                      </wp:wsp>
                    </wp:wgp>
                  </a:graphicData>
                </a:graphic>
              </wp:inline>
            </w:drawing>
          </w:r>
        </w:p>
        <w:p w14:paraId="2C7D8AAB" w14:textId="65867931" w:rsidR="007D75AB" w:rsidRDefault="007D75AB" w:rsidP="007D75AB">
          <w:pPr>
            <w:spacing w:before="16.95pt"/>
            <w:ind w:start="71.65pt" w:end="83.60pt"/>
            <w:jc w:val="center"/>
            <w:rPr>
              <w:sz w:val="32"/>
            </w:rPr>
          </w:pPr>
          <w:r>
            <w:rPr>
              <w:sz w:val="32"/>
            </w:rPr>
            <w:t xml:space="preserve"> Tours &amp;</w:t>
          </w:r>
          <w:r>
            <w:rPr>
              <w:spacing w:val="-64"/>
              <w:sz w:val="32"/>
            </w:rPr>
            <w:t xml:space="preserve"> </w:t>
          </w:r>
          <w:r>
            <w:rPr>
              <w:sz w:val="32"/>
            </w:rPr>
            <w:t>Activities</w:t>
          </w:r>
        </w:p>
        <w:p w14:paraId="673D894D" w14:textId="77777777" w:rsidR="007D75AB" w:rsidRDefault="007D75AB" w:rsidP="007D75AB">
          <w:pPr>
            <w:pStyle w:val="BodyText"/>
          </w:pPr>
        </w:p>
        <w:p w14:paraId="3EC93E3E" w14:textId="77777777" w:rsidR="007D75AB" w:rsidRDefault="007D75AB" w:rsidP="007D75AB">
          <w:pPr>
            <w:pStyle w:val="BodyText"/>
          </w:pPr>
        </w:p>
        <w:p w14:paraId="4965A03F" w14:textId="72E43B64" w:rsidR="007D75AB" w:rsidRDefault="007D75AB" w:rsidP="007D75AB">
          <w:pPr>
            <w:pStyle w:val="BodyText"/>
            <w:spacing w:before="0.25pt"/>
            <w:rPr>
              <w:sz w:val="14"/>
            </w:rPr>
          </w:pPr>
        </w:p>
        <w:p w14:paraId="5AC174EA" w14:textId="07EA3B1F" w:rsidR="007D75AB" w:rsidRDefault="007D75AB">
          <w:pPr>
            <w:rPr>
              <w:rFonts w:asciiTheme="majorHAnsi" w:eastAsiaTheme="majorEastAsia" w:hAnsiTheme="majorHAnsi" w:cstheme="majorBidi"/>
              <w:caps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customXmlInsRangeStart w:id="0" w:author="sandeep kumar" w:date="2024-03-26T15:11:00Z"/>
    <w:sdt>
      <w:sdtPr>
        <w:id w:val="2069306041"/>
        <w:docPartObj>
          <w:docPartGallery w:val="Table of Contents"/>
          <w:docPartUnique/>
        </w:docPartObj>
      </w:sdtPr>
      <w:sdtEndPr>
        <w:rPr>
          <w:rFonts w:ascii="Calibri" w:eastAsia="Calibri" w:hAnsi="Calibri" w:cs="Arial"/>
          <w:b/>
          <w:bCs/>
          <w:caps w:val="0"/>
          <w:noProof/>
          <w:color w:val="auto"/>
          <w:sz w:val="20"/>
          <w:szCs w:val="20"/>
        </w:rPr>
      </w:sdtEndPr>
      <w:sdtContent>
        <w:customXmlInsRangeEnd w:id="0"/>
        <w:p w14:paraId="0932D2B4" w14:textId="27F3590D" w:rsidR="00C72CF4" w:rsidRDefault="00C72CF4">
          <w:pPr>
            <w:pStyle w:val="TOCHeading"/>
            <w:rPr>
              <w:ins w:id="1" w:author="sandeep kumar" w:date="2024-03-26T15:11:00Z" w16du:dateUtc="2024-03-26T09:41:00Z"/>
            </w:rPr>
          </w:pPr>
          <w:ins w:id="2" w:author="sandeep kumar" w:date="2024-03-26T15:11:00Z" w16du:dateUtc="2024-03-26T09:41:00Z">
            <w:r>
              <w:t>Contents</w:t>
            </w:r>
          </w:ins>
        </w:p>
        <w:p w14:paraId="028559AD" w14:textId="20AFF0D2" w:rsidR="00C72CF4" w:rsidRDefault="00C72CF4">
          <w:pPr>
            <w:pStyle w:val="TOC1"/>
            <w:tabs>
              <w:tab w:val="start" w:pos="20pt"/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ins w:id="3" w:author="sandeep kumar" w:date="2024-03-26T15:11:00Z" w16du:dateUtc="2024-03-26T09:41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hyperlink w:anchor="_Toc162358339" w:history="1">
            <w:r w:rsidRPr="0011332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3327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DE55D" w14:textId="6105CA2A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0" w:history="1">
            <w:r w:rsidRPr="00113327">
              <w:rPr>
                <w:rStyle w:val="Hyperlink"/>
                <w:rFonts w:eastAsia="Cambria" w:cstheme="minorHAnsi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4FE60" w14:textId="77637FDF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1" w:history="1">
            <w:r w:rsidRPr="00113327">
              <w:rPr>
                <w:rStyle w:val="Hyperlink"/>
                <w:rFonts w:eastAsia="Cambria" w:cstheme="minorHAnsi"/>
                <w:noProof/>
              </w:rPr>
              <w:t>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6E56" w14:textId="532874F8" w:rsidR="00C72CF4" w:rsidRDefault="00C72CF4">
          <w:pPr>
            <w:pStyle w:val="TOC1"/>
            <w:tabs>
              <w:tab w:val="start" w:pos="20pt"/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2" w:history="1">
            <w:r w:rsidRPr="0011332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3327">
              <w:rPr>
                <w:rStyle w:val="Hyperlink"/>
                <w:noProof/>
              </w:rPr>
              <w:t>Landing pages (Destination Page/ Attraction pages)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9B55" w14:textId="1DF564D5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3" w:history="1">
            <w:r w:rsidRPr="00113327">
              <w:rPr>
                <w:rStyle w:val="Hyperlink"/>
                <w:rFonts w:eastAsia="Cambria" w:cstheme="minorHAnsi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C74C" w14:textId="6AE2B8DA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4" w:history="1">
            <w:r w:rsidRPr="00113327">
              <w:rPr>
                <w:rStyle w:val="Hyperlink"/>
                <w:noProof/>
              </w:rPr>
              <w:t>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98A05" w14:textId="54F5F426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5" w:history="1">
            <w:r w:rsidRPr="00113327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D2BD" w14:textId="06B94AA5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6" w:history="1">
            <w:r w:rsidRPr="00113327">
              <w:rPr>
                <w:rStyle w:val="Hyperlink"/>
                <w:noProof/>
              </w:rPr>
              <w:t>Data to fetch 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45F2" w14:textId="4EE3CED6" w:rsidR="00C72CF4" w:rsidRDefault="00C72CF4">
          <w:pPr>
            <w:pStyle w:val="TOC1"/>
            <w:tabs>
              <w:tab w:val="start" w:pos="33pt"/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7" w:history="1">
            <w:r w:rsidRPr="00113327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3327">
              <w:rPr>
                <w:rStyle w:val="Hyperlink"/>
                <w:noProof/>
              </w:rPr>
              <w:t>PRODUCT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531FA" w14:textId="77A53EA9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8" w:history="1">
            <w:r w:rsidRPr="00113327">
              <w:rPr>
                <w:rStyle w:val="Hyperlink"/>
                <w:rFonts w:eastAsia="Cambria" w:cstheme="minorHAnsi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0E3A" w14:textId="57507213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49" w:history="1">
            <w:r w:rsidRPr="00113327">
              <w:rPr>
                <w:rStyle w:val="Hyperlink"/>
                <w:noProof/>
              </w:rPr>
              <w:t>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88B6" w14:textId="43E75ED8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0" w:history="1">
            <w:r w:rsidRPr="00113327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26616" w14:textId="727D7E89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1" w:history="1">
            <w:r w:rsidRPr="00113327">
              <w:rPr>
                <w:rStyle w:val="Hyperlink"/>
                <w:noProof/>
              </w:rPr>
              <w:t>Data to fetch 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34E21" w14:textId="799CA1CB" w:rsidR="00C72CF4" w:rsidRDefault="00C72CF4">
          <w:pPr>
            <w:pStyle w:val="TOC1"/>
            <w:tabs>
              <w:tab w:val="start" w:pos="20pt"/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2" w:history="1">
            <w:r w:rsidRPr="00113327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3327">
              <w:rPr>
                <w:rStyle w:val="Hyperlink"/>
                <w:noProof/>
              </w:rPr>
              <w:t>Cart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936CE" w14:textId="2A4E9CFD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3" w:history="1">
            <w:r w:rsidRPr="00113327">
              <w:rPr>
                <w:rStyle w:val="Hyperlink"/>
                <w:rFonts w:eastAsia="Cambria" w:cstheme="minorHAnsi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6F8E" w14:textId="273DAF48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4" w:history="1">
            <w:r w:rsidRPr="00113327">
              <w:rPr>
                <w:rStyle w:val="Hyperlink"/>
                <w:noProof/>
              </w:rPr>
              <w:t>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51A8" w14:textId="5D55208F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5" w:history="1">
            <w:r w:rsidRPr="00113327">
              <w:rPr>
                <w:rStyle w:val="Hyperlink"/>
                <w:noProof/>
              </w:rPr>
              <w:t>Data to fetch 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58746" w14:textId="1230ED6C" w:rsidR="00C72CF4" w:rsidRDefault="00C72CF4">
          <w:pPr>
            <w:pStyle w:val="TOC3"/>
            <w:tabs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6" w:history="1">
            <w:r w:rsidRPr="00113327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38230" w14:textId="7A1F1511" w:rsidR="00C72CF4" w:rsidRDefault="00C72CF4">
          <w:pPr>
            <w:pStyle w:val="TOC1"/>
            <w:tabs>
              <w:tab w:val="start" w:pos="20pt"/>
              <w:tab w:val="end" w:leader="dot" w:pos="522.50pt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358357" w:history="1">
            <w:r w:rsidRPr="00113327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13327">
              <w:rPr>
                <w:rStyle w:val="Hyperlink"/>
                <w:noProof/>
              </w:rPr>
              <w:t>Other code implementations at site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9EE52" w14:textId="319E7B77" w:rsidR="00C72CF4" w:rsidRDefault="00C72CF4">
          <w:pPr>
            <w:rPr>
              <w:ins w:id="4" w:author="sandeep kumar" w:date="2024-03-26T15:11:00Z" w16du:dateUtc="2024-03-26T09:41:00Z"/>
            </w:rPr>
          </w:pPr>
          <w:ins w:id="5" w:author="sandeep kumar" w:date="2024-03-26T15:11:00Z" w16du:dateUtc="2024-03-26T09:41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6" w:author="sandeep kumar" w:date="2024-03-26T15:11:00Z"/>
      </w:sdtContent>
    </w:sdt>
    <w:customXmlInsRangeEnd w:id="6"/>
    <w:p w14:paraId="09825665" w14:textId="77777777" w:rsidR="007A158F" w:rsidRPr="0025109C" w:rsidRDefault="007A158F">
      <w:pPr>
        <w:rPr>
          <w:rFonts w:asciiTheme="minorHAnsi" w:eastAsia="Cambria" w:hAnsiTheme="minorHAnsi" w:cstheme="minorHAnsi"/>
          <w:b/>
          <w:color w:val="1F4E79" w:themeColor="accent1" w:themeShade="80"/>
          <w:sz w:val="32"/>
          <w:szCs w:val="32"/>
          <w:u w:val="single"/>
        </w:rPr>
      </w:pPr>
      <w:r w:rsidRPr="0025109C">
        <w:rPr>
          <w:rFonts w:asciiTheme="minorHAnsi" w:eastAsia="Cambria" w:hAnsiTheme="minorHAnsi" w:cstheme="minorHAnsi"/>
        </w:rPr>
        <w:br w:type="page"/>
      </w:r>
    </w:p>
    <w:p w14:paraId="683926BF" w14:textId="5040E577" w:rsidR="00734323" w:rsidRPr="00BF0E81" w:rsidRDefault="00317B2A" w:rsidP="001D48BE">
      <w:pPr>
        <w:pStyle w:val="Heading1"/>
      </w:pPr>
      <w:bookmarkStart w:id="7" w:name="_Toc162358339"/>
      <w:r>
        <w:lastRenderedPageBreak/>
        <w:t>HOME PAGE</w:t>
      </w:r>
      <w:bookmarkEnd w:id="7"/>
    </w:p>
    <w:p w14:paraId="73906738" w14:textId="77777777" w:rsidR="00734323" w:rsidRPr="00D03D11" w:rsidRDefault="00734323" w:rsidP="00734323">
      <w:pPr>
        <w:pStyle w:val="Heading3"/>
        <w:rPr>
          <w:rFonts w:eastAsia="Cambria" w:cstheme="minorHAnsi"/>
          <w:szCs w:val="24"/>
        </w:rPr>
      </w:pPr>
      <w:bookmarkStart w:id="8" w:name="_Toc162358340"/>
      <w:r w:rsidRPr="00D03D11">
        <w:rPr>
          <w:rFonts w:eastAsia="Cambria" w:cstheme="minorHAnsi"/>
          <w:szCs w:val="24"/>
        </w:rPr>
        <w:t>Description</w:t>
      </w:r>
      <w:bookmarkEnd w:id="8"/>
    </w:p>
    <w:p w14:paraId="05D4B686" w14:textId="44150066" w:rsidR="00734323" w:rsidRPr="00BD5C90" w:rsidRDefault="00317B2A" w:rsidP="00734323">
      <w:pPr>
        <w:spacing w:line="0pt" w:lineRule="atLeast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Site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home page is displayed when user open the site.  </w:t>
      </w:r>
    </w:p>
    <w:p w14:paraId="4C6AEACD" w14:textId="6F97B508" w:rsidR="00734323" w:rsidRPr="0025109C" w:rsidRDefault="00317B2A" w:rsidP="00734323">
      <w:pPr>
        <w:pStyle w:val="Heading3"/>
        <w:rPr>
          <w:rFonts w:eastAsia="Cambria" w:cstheme="minorHAnsi"/>
        </w:rPr>
      </w:pPr>
      <w:bookmarkStart w:id="9" w:name="_Toc162358341"/>
      <w:r>
        <w:rPr>
          <w:rFonts w:eastAsia="Cambria" w:cstheme="minorHAnsi"/>
        </w:rPr>
        <w:t>Functionalities</w:t>
      </w:r>
      <w:bookmarkEnd w:id="9"/>
      <w:r>
        <w:rPr>
          <w:rFonts w:eastAsia="Cambria" w:cstheme="minorHAnsi"/>
        </w:rPr>
        <w:t xml:space="preserve"> </w:t>
      </w:r>
    </w:p>
    <w:p w14:paraId="5DFC1878" w14:textId="36D0D605" w:rsidR="00317B2A" w:rsidRDefault="00317B2A" w:rsidP="000E2CCC">
      <w:pPr>
        <w:pStyle w:val="Heading4"/>
      </w:pPr>
      <w:r>
        <w:t>Login management</w:t>
      </w:r>
      <w:r w:rsidR="00F0126E">
        <w:t xml:space="preserve"> (For logged in users/ On login </w:t>
      </w:r>
      <w:proofErr w:type="gramStart"/>
      <w:r w:rsidR="00F0126E">
        <w:t>user )</w:t>
      </w:r>
      <w:proofErr w:type="gramEnd"/>
    </w:p>
    <w:p w14:paraId="7A6531B2" w14:textId="77777777" w:rsidR="00317B2A" w:rsidRDefault="00317B2A" w:rsidP="00042A13">
      <w:pPr>
        <w:pStyle w:val="ListParagraph"/>
        <w:numPr>
          <w:ilvl w:val="1"/>
          <w:numId w:val="33"/>
        </w:numPr>
        <w:spacing w:line="0pt" w:lineRule="atLeast"/>
        <w:rPr>
          <w:rFonts w:cstheme="minorHAnsi"/>
        </w:rPr>
      </w:pPr>
      <w:r>
        <w:rPr>
          <w:rFonts w:cstheme="minorHAnsi"/>
        </w:rPr>
        <w:t xml:space="preserve">It is checked if user login is saved in cookies or </w:t>
      </w:r>
      <w:proofErr w:type="gramStart"/>
      <w:r>
        <w:rPr>
          <w:rFonts w:cstheme="minorHAnsi"/>
        </w:rPr>
        <w:t>not</w:t>
      </w:r>
      <w:proofErr w:type="gramEnd"/>
      <w:r>
        <w:rPr>
          <w:rFonts w:cstheme="minorHAnsi"/>
        </w:rPr>
        <w:t xml:space="preserve"> </w:t>
      </w:r>
    </w:p>
    <w:p w14:paraId="3CBE962F" w14:textId="4DB9C7F3" w:rsidR="00734323" w:rsidRDefault="00317B2A" w:rsidP="00042A13">
      <w:pPr>
        <w:pStyle w:val="ListParagraph"/>
        <w:numPr>
          <w:ilvl w:val="1"/>
          <w:numId w:val="33"/>
        </w:numPr>
        <w:spacing w:line="0pt" w:lineRule="atLeast"/>
        <w:rPr>
          <w:rFonts w:cstheme="minorHAnsi"/>
        </w:rPr>
      </w:pPr>
      <w:r>
        <w:rPr>
          <w:rFonts w:cstheme="minorHAnsi"/>
        </w:rPr>
        <w:t xml:space="preserve">If </w:t>
      </w:r>
      <w:r w:rsidR="00805AF7">
        <w:rPr>
          <w:rFonts w:cstheme="minorHAnsi"/>
        </w:rPr>
        <w:t>yes,</w:t>
      </w:r>
      <w:r>
        <w:rPr>
          <w:rFonts w:cstheme="minorHAnsi"/>
        </w:rPr>
        <w:t xml:space="preserve"> then look for saved </w:t>
      </w:r>
      <w:r w:rsidR="00805AF7">
        <w:rPr>
          <w:rFonts w:cstheme="minorHAnsi"/>
        </w:rPr>
        <w:t>cart in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db</w:t>
      </w:r>
      <w:proofErr w:type="gramEnd"/>
      <w:r>
        <w:rPr>
          <w:rFonts w:cstheme="minorHAnsi"/>
        </w:rPr>
        <w:t xml:space="preserve"> </w:t>
      </w:r>
    </w:p>
    <w:p w14:paraId="0082A3CE" w14:textId="623B8130" w:rsidR="00317B2A" w:rsidRDefault="00317B2A" w:rsidP="00042A13">
      <w:pPr>
        <w:pStyle w:val="ListParagraph"/>
        <w:numPr>
          <w:ilvl w:val="1"/>
          <w:numId w:val="33"/>
        </w:numPr>
        <w:spacing w:line="0pt" w:lineRule="atLeast"/>
        <w:rPr>
          <w:rFonts w:cstheme="minorHAnsi"/>
        </w:rPr>
      </w:pPr>
      <w:r>
        <w:rPr>
          <w:rFonts w:cstheme="minorHAnsi"/>
        </w:rPr>
        <w:t xml:space="preserve">Load cart and check of availability for each product that was added in cart to make sure the option is still available to book or </w:t>
      </w:r>
      <w:proofErr w:type="gramStart"/>
      <w:r>
        <w:rPr>
          <w:rFonts w:cstheme="minorHAnsi"/>
        </w:rPr>
        <w:t>not</w:t>
      </w:r>
      <w:proofErr w:type="gramEnd"/>
    </w:p>
    <w:p w14:paraId="1FD8025B" w14:textId="2D41AE54" w:rsidR="00317B2A" w:rsidRDefault="00317B2A" w:rsidP="00042A13">
      <w:pPr>
        <w:pStyle w:val="ListParagraph"/>
        <w:numPr>
          <w:ilvl w:val="1"/>
          <w:numId w:val="33"/>
        </w:numPr>
        <w:spacing w:line="0pt" w:lineRule="atLeast"/>
        <w:rPr>
          <w:rFonts w:cstheme="minorHAnsi"/>
        </w:rPr>
      </w:pPr>
      <w:r>
        <w:rPr>
          <w:rFonts w:cstheme="minorHAnsi"/>
        </w:rPr>
        <w:t xml:space="preserve">If any option in cart </w:t>
      </w:r>
      <w:r w:rsidR="00F0126E">
        <w:rPr>
          <w:rFonts w:cstheme="minorHAnsi"/>
        </w:rPr>
        <w:t xml:space="preserve">has past travel </w:t>
      </w:r>
      <w:r w:rsidR="00805AF7">
        <w:rPr>
          <w:rFonts w:cstheme="minorHAnsi"/>
        </w:rPr>
        <w:t>date,</w:t>
      </w:r>
      <w:r w:rsidR="00F0126E">
        <w:rPr>
          <w:rFonts w:cstheme="minorHAnsi"/>
        </w:rPr>
        <w:t xml:space="preserve"> remove such options from </w:t>
      </w:r>
      <w:proofErr w:type="gramStart"/>
      <w:r w:rsidR="00F0126E">
        <w:rPr>
          <w:rFonts w:cstheme="minorHAnsi"/>
        </w:rPr>
        <w:t>cart</w:t>
      </w:r>
      <w:proofErr w:type="gramEnd"/>
      <w:r w:rsidR="00F0126E">
        <w:rPr>
          <w:rFonts w:cstheme="minorHAnsi"/>
        </w:rPr>
        <w:t xml:space="preserve"> </w:t>
      </w:r>
    </w:p>
    <w:p w14:paraId="70F98D2F" w14:textId="6EB20814" w:rsidR="00F0126E" w:rsidRDefault="00F0126E" w:rsidP="00042A13">
      <w:pPr>
        <w:pStyle w:val="ListParagraph"/>
        <w:numPr>
          <w:ilvl w:val="1"/>
          <w:numId w:val="33"/>
        </w:numPr>
        <w:spacing w:line="0pt" w:lineRule="atLeast"/>
        <w:rPr>
          <w:rFonts w:cstheme="minorHAnsi"/>
        </w:rPr>
      </w:pPr>
      <w:r>
        <w:rPr>
          <w:rFonts w:cstheme="minorHAnsi"/>
        </w:rPr>
        <w:t>Update cart and save in db if user is logged in.</w:t>
      </w:r>
    </w:p>
    <w:p w14:paraId="1A26E051" w14:textId="22C153AE" w:rsidR="00805AF7" w:rsidRPr="00805AF7" w:rsidRDefault="00F0126E" w:rsidP="00042A13">
      <w:pPr>
        <w:pStyle w:val="ListParagraph"/>
        <w:numPr>
          <w:ilvl w:val="1"/>
          <w:numId w:val="33"/>
        </w:numPr>
        <w:spacing w:line="0pt" w:lineRule="atLeast"/>
        <w:rPr>
          <w:rFonts w:cstheme="minorHAnsi"/>
        </w:rPr>
      </w:pPr>
      <w:r w:rsidRPr="00805AF7">
        <w:rPr>
          <w:rFonts w:cstheme="minorHAnsi"/>
        </w:rPr>
        <w:t xml:space="preserve">Get option count in from cart and show on cart </w:t>
      </w:r>
      <w:proofErr w:type="gramStart"/>
      <w:r w:rsidRPr="00805AF7">
        <w:rPr>
          <w:rFonts w:cstheme="minorHAnsi"/>
        </w:rPr>
        <w:t>icon</w:t>
      </w:r>
      <w:proofErr w:type="gramEnd"/>
    </w:p>
    <w:p w14:paraId="5430F7EB" w14:textId="65035A43" w:rsidR="00F0126E" w:rsidRDefault="00F0126E" w:rsidP="00F0126E">
      <w:pPr>
        <w:pStyle w:val="ListParagraph"/>
        <w:spacing w:line="0pt" w:lineRule="atLeast"/>
        <w:ind w:start="72pt"/>
        <w:rPr>
          <w:rFonts w:cstheme="minorHAnsi"/>
        </w:rPr>
      </w:pPr>
      <w:r>
        <w:rPr>
          <w:noProof/>
        </w:rPr>
        <w:drawing>
          <wp:inline distT="0" distB="0" distL="0" distR="0" wp14:anchorId="4CAA9820" wp14:editId="04096351">
            <wp:extent cx="5109369" cy="359018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913" cy="36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6B4B" w14:textId="208C9AAC" w:rsidR="00F0126E" w:rsidRDefault="000E2CCC" w:rsidP="000E2CCC">
      <w:pPr>
        <w:pStyle w:val="Heading4"/>
      </w:pPr>
      <w:r>
        <w:t xml:space="preserve">Language Change </w:t>
      </w:r>
    </w:p>
    <w:p w14:paraId="2863C663" w14:textId="77777777" w:rsidR="000E2CCC" w:rsidRDefault="000E2CCC" w:rsidP="000E2CCC">
      <w:pPr>
        <w:pStyle w:val="ListParagraph"/>
        <w:numPr>
          <w:ilvl w:val="0"/>
          <w:numId w:val="24"/>
        </w:numPr>
        <w:spacing w:line="0pt" w:lineRule="atLeast"/>
      </w:pPr>
      <w:r>
        <w:t xml:space="preserve">User can change language if cart is </w:t>
      </w:r>
      <w:proofErr w:type="gramStart"/>
      <w:r>
        <w:t>empty</w:t>
      </w:r>
      <w:proofErr w:type="gramEnd"/>
    </w:p>
    <w:p w14:paraId="4D1683A3" w14:textId="1601A044" w:rsidR="000E2CCC" w:rsidRDefault="000E2CCC" w:rsidP="000E2CCC">
      <w:pPr>
        <w:pStyle w:val="ListParagraph"/>
        <w:numPr>
          <w:ilvl w:val="0"/>
          <w:numId w:val="24"/>
        </w:numPr>
        <w:spacing w:line="0pt" w:lineRule="atLeast"/>
      </w:pPr>
      <w:r>
        <w:t xml:space="preserve">If any tour option is added in </w:t>
      </w:r>
      <w:proofErr w:type="gramStart"/>
      <w:r>
        <w:t>cart  then</w:t>
      </w:r>
      <w:proofErr w:type="gramEnd"/>
      <w:r>
        <w:t xml:space="preserve"> language drop down becomes disable </w:t>
      </w:r>
    </w:p>
    <w:p w14:paraId="576E035B" w14:textId="4C6ACB01" w:rsidR="00D50575" w:rsidRDefault="00D50575" w:rsidP="00D50575">
      <w:pPr>
        <w:pStyle w:val="Heading4"/>
      </w:pPr>
      <w:r>
        <w:t xml:space="preserve">Multiple Sites Management </w:t>
      </w:r>
    </w:p>
    <w:p w14:paraId="37FAB0E4" w14:textId="7A69D1A0" w:rsidR="00D50575" w:rsidRDefault="00D50575" w:rsidP="00D50575">
      <w:pPr>
        <w:ind w:start="36pt"/>
      </w:pPr>
      <w:proofErr w:type="gramStart"/>
      <w:r>
        <w:t>Same  code</w:t>
      </w:r>
      <w:proofErr w:type="gramEnd"/>
      <w:r>
        <w:t xml:space="preserve"> is used to load multiple sites using its affiliate id </w:t>
      </w:r>
    </w:p>
    <w:p w14:paraId="1E45E771" w14:textId="2D5F2CA3" w:rsidR="00D50575" w:rsidRDefault="00000000" w:rsidP="00D50575">
      <w:pPr>
        <w:ind w:start="36pt"/>
      </w:pPr>
      <w:hyperlink r:id="rId7" w:history="1">
        <w:r w:rsidR="00D50575" w:rsidRPr="00596C6B">
          <w:rPr>
            <w:rStyle w:val="Hyperlink"/>
          </w:rPr>
          <w:t>https://www.hop-on-hop-off-bus.com/</w:t>
        </w:r>
      </w:hyperlink>
      <w:r w:rsidR="00D50575">
        <w:t>?partner =hoho</w:t>
      </w:r>
    </w:p>
    <w:p w14:paraId="489BDBA3" w14:textId="374021A3" w:rsidR="00D50575" w:rsidRDefault="00D50575" w:rsidP="00D50575">
      <w:pPr>
        <w:ind w:start="36pt"/>
      </w:pPr>
    </w:p>
    <w:p w14:paraId="32573B70" w14:textId="057D7781" w:rsidR="00D50575" w:rsidRDefault="00D50575" w:rsidP="00D50575">
      <w:pPr>
        <w:ind w:start="36pt"/>
      </w:pPr>
      <w:r>
        <w:t>This allows us to run all sites from the same code base.</w:t>
      </w:r>
    </w:p>
    <w:p w14:paraId="5025DDC2" w14:textId="77777777" w:rsidR="00D50575" w:rsidRPr="00D50575" w:rsidRDefault="00D50575" w:rsidP="00D50575">
      <w:pPr>
        <w:ind w:start="36pt"/>
      </w:pPr>
    </w:p>
    <w:p w14:paraId="5D97E040" w14:textId="04A67636" w:rsidR="004E23C2" w:rsidRDefault="004E23C2" w:rsidP="004E23C2">
      <w:pPr>
        <w:pStyle w:val="Heading4"/>
      </w:pPr>
      <w:r>
        <w:t xml:space="preserve">Example </w:t>
      </w:r>
    </w:p>
    <w:p w14:paraId="0C1AAB27" w14:textId="4FA466FE" w:rsidR="004E23C2" w:rsidRDefault="00000000" w:rsidP="004E23C2">
      <w:pPr>
        <w:ind w:start="36pt"/>
      </w:pPr>
      <w:hyperlink r:id="rId8" w:history="1">
        <w:r w:rsidR="0066016C" w:rsidRPr="00596C6B">
          <w:rPr>
            <w:rStyle w:val="Hyperlink"/>
          </w:rPr>
          <w:t>https://www.hop-on-hop-off-bus.com/</w:t>
        </w:r>
      </w:hyperlink>
    </w:p>
    <w:p w14:paraId="20C0861C" w14:textId="37920E8B" w:rsidR="0066016C" w:rsidRDefault="0066016C" w:rsidP="004E23C2">
      <w:pPr>
        <w:ind w:start="36pt"/>
      </w:pPr>
    </w:p>
    <w:p w14:paraId="1BFD6E66" w14:textId="5F7A945E" w:rsidR="004E23C2" w:rsidRDefault="003F1149" w:rsidP="003F1149">
      <w:pPr>
        <w:pStyle w:val="Heading4"/>
      </w:pPr>
      <w:r>
        <w:lastRenderedPageBreak/>
        <w:t xml:space="preserve">Data to fetch from  </w:t>
      </w:r>
      <w:r>
        <w:tab/>
      </w:r>
    </w:p>
    <w:p w14:paraId="7C9ACA76" w14:textId="143CC5DD" w:rsidR="003F1149" w:rsidRDefault="003F1149" w:rsidP="003F1149">
      <w:pPr>
        <w:ind w:start="36pt"/>
      </w:pPr>
      <w:r>
        <w:t>.net core front end API</w:t>
      </w:r>
    </w:p>
    <w:p w14:paraId="06276B8E" w14:textId="77777777" w:rsidR="00805AF7" w:rsidRPr="003F1149" w:rsidRDefault="00805AF7" w:rsidP="00805AF7">
      <w:pPr>
        <w:ind w:start="36pt" w:firstLine="36pt"/>
      </w:pPr>
      <w:r>
        <w:t xml:space="preserve">Home </w:t>
      </w:r>
      <w:proofErr w:type="gramStart"/>
      <w:r>
        <w:t>page :</w:t>
      </w:r>
      <w:proofErr w:type="gramEnd"/>
      <w:r>
        <w:t xml:space="preserve"> Landing Module : Home Controller</w:t>
      </w:r>
    </w:p>
    <w:p w14:paraId="3F656832" w14:textId="77777777" w:rsidR="00805AF7" w:rsidRDefault="00805AF7" w:rsidP="00805AF7">
      <w:pPr>
        <w:pStyle w:val="ListParagraph"/>
        <w:numPr>
          <w:ilvl w:val="2"/>
          <w:numId w:val="25"/>
        </w:numPr>
        <w:ind w:start="144pt"/>
      </w:pPr>
      <w:r>
        <w:t xml:space="preserve">Search </w:t>
      </w:r>
      <w:proofErr w:type="gramStart"/>
      <w:r>
        <w:t>Module :</w:t>
      </w:r>
      <w:proofErr w:type="gramEnd"/>
      <w:r>
        <w:t xml:space="preserve"> Products Controller</w:t>
      </w:r>
    </w:p>
    <w:p w14:paraId="713BDDA5" w14:textId="77777777" w:rsidR="00805AF7" w:rsidRDefault="00805AF7" w:rsidP="00805AF7">
      <w:pPr>
        <w:pStyle w:val="ListParagraph"/>
        <w:numPr>
          <w:ilvl w:val="2"/>
          <w:numId w:val="25"/>
        </w:numPr>
        <w:ind w:start="144pt"/>
      </w:pPr>
      <w:r>
        <w:t xml:space="preserve">Helper </w:t>
      </w:r>
      <w:proofErr w:type="gramStart"/>
      <w:r>
        <w:t>Module :</w:t>
      </w:r>
      <w:proofErr w:type="gramEnd"/>
      <w:r>
        <w:t xml:space="preserve"> </w:t>
      </w:r>
      <w:proofErr w:type="spellStart"/>
      <w:r>
        <w:t>SearchPageProducts</w:t>
      </w:r>
      <w:proofErr w:type="spellEnd"/>
    </w:p>
    <w:p w14:paraId="7A7F7138" w14:textId="3DFB2758" w:rsidR="00805AF7" w:rsidRDefault="00805AF7" w:rsidP="00805AF7">
      <w:pPr>
        <w:ind w:start="36pt"/>
      </w:pPr>
      <w:r>
        <w:t xml:space="preserve">SEO URL Mappings </w:t>
      </w:r>
      <w:proofErr w:type="gramStart"/>
      <w:r>
        <w:t>From</w:t>
      </w:r>
      <w:proofErr w:type="gramEnd"/>
      <w:r>
        <w:t xml:space="preserve"> DB and cache into Site to re-use</w:t>
      </w:r>
    </w:p>
    <w:p w14:paraId="67213182" w14:textId="36F54A9E" w:rsidR="00314193" w:rsidRDefault="00314193" w:rsidP="00805AF7">
      <w:pPr>
        <w:ind w:start="36pt"/>
      </w:pPr>
      <w:r>
        <w:t xml:space="preserve">All data </w:t>
      </w:r>
      <w:proofErr w:type="gramStart"/>
      <w:r>
        <w:t>upto</w:t>
      </w:r>
      <w:proofErr w:type="gramEnd"/>
      <w:r>
        <w:t xml:space="preserve"> product page should come from cache after 1</w:t>
      </w:r>
      <w:r w:rsidRPr="00314193">
        <w:rPr>
          <w:vertAlign w:val="superscript"/>
        </w:rPr>
        <w:t>st</w:t>
      </w:r>
      <w:r>
        <w:t xml:space="preserve"> time load from db and API’s. </w:t>
      </w:r>
    </w:p>
    <w:p w14:paraId="05FFB624" w14:textId="181771C3" w:rsidR="00FC5A3C" w:rsidRDefault="00FC5A3C">
      <w:r>
        <w:br w:type="page"/>
      </w:r>
    </w:p>
    <w:p w14:paraId="567413D7" w14:textId="77777777" w:rsidR="00314193" w:rsidRDefault="00314193" w:rsidP="00805AF7">
      <w:pPr>
        <w:ind w:start="36pt"/>
      </w:pPr>
    </w:p>
    <w:p w14:paraId="207A2B01" w14:textId="35DF62BB" w:rsidR="004E23C2" w:rsidRDefault="004E23C2" w:rsidP="00A53A17">
      <w:pPr>
        <w:pStyle w:val="Heading1"/>
      </w:pPr>
      <w:bookmarkStart w:id="10" w:name="_Toc162358342"/>
      <w:r>
        <w:t>Landing pages (</w:t>
      </w:r>
      <w:r w:rsidRPr="00A53A17">
        <w:t>Destination</w:t>
      </w:r>
      <w:r>
        <w:t xml:space="preserve"> Page/ Attraction pages)</w:t>
      </w:r>
      <w:bookmarkEnd w:id="10"/>
    </w:p>
    <w:p w14:paraId="2D6B7838" w14:textId="77777777" w:rsidR="00A53A17" w:rsidRPr="00D03D11" w:rsidRDefault="00A53A17" w:rsidP="00A53A17">
      <w:pPr>
        <w:pStyle w:val="Heading3"/>
        <w:rPr>
          <w:rFonts w:eastAsia="Cambria" w:cstheme="minorHAnsi"/>
          <w:szCs w:val="24"/>
        </w:rPr>
      </w:pPr>
      <w:bookmarkStart w:id="11" w:name="_Toc162358343"/>
      <w:r w:rsidRPr="00D03D11">
        <w:rPr>
          <w:rFonts w:eastAsia="Cambria" w:cstheme="minorHAnsi"/>
          <w:szCs w:val="24"/>
        </w:rPr>
        <w:t>Description</w:t>
      </w:r>
      <w:bookmarkEnd w:id="11"/>
    </w:p>
    <w:p w14:paraId="4BE1B862" w14:textId="4C6ADBAD" w:rsidR="00A53A17" w:rsidRPr="00A53A17" w:rsidRDefault="00A53A17" w:rsidP="00A53A17">
      <w:r>
        <w:t xml:space="preserve">Sites non-home pages that can be grouped as destination and attraction pages </w:t>
      </w:r>
      <w:r w:rsidR="00022EB2">
        <w:t xml:space="preserve">which list out the products based on destination and </w:t>
      </w:r>
      <w:proofErr w:type="gramStart"/>
      <w:r w:rsidR="00022EB2">
        <w:t>categories</w:t>
      </w:r>
      <w:proofErr w:type="gramEnd"/>
      <w:r w:rsidR="00022EB2">
        <w:t xml:space="preserve"> </w:t>
      </w:r>
      <w:r>
        <w:t xml:space="preserve"> </w:t>
      </w:r>
    </w:p>
    <w:p w14:paraId="3B777E43" w14:textId="77777777" w:rsidR="00A53A17" w:rsidRPr="00A53A17" w:rsidRDefault="00A53A17" w:rsidP="00A53A17"/>
    <w:p w14:paraId="08D1B0F4" w14:textId="6F7E43C6" w:rsidR="004E23C2" w:rsidRDefault="004E23C2" w:rsidP="004E23C2"/>
    <w:p w14:paraId="59FAF98A" w14:textId="351E84F4" w:rsidR="004E23C2" w:rsidRDefault="004E23C2" w:rsidP="004E23C2">
      <w:r>
        <w:rPr>
          <w:noProof/>
        </w:rPr>
        <w:drawing>
          <wp:inline distT="0" distB="0" distL="0" distR="0" wp14:anchorId="4390FCD7" wp14:editId="4F694698">
            <wp:extent cx="3633538" cy="6893719"/>
            <wp:effectExtent l="0" t="0" r="5080" b="2540"/>
            <wp:docPr id="2" name="Picture 2" descr="A screenshot of a computer&#10;&#10;Description automatically generated with medium confidenc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896" cy="69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5AE1" w14:textId="7233A322" w:rsidR="0066016C" w:rsidRDefault="0066016C" w:rsidP="004E23C2"/>
    <w:p w14:paraId="4206448A" w14:textId="57E6423B" w:rsidR="00A53A17" w:rsidRDefault="00A53A17" w:rsidP="004E23C2"/>
    <w:p w14:paraId="3787A8E0" w14:textId="6A66723D" w:rsidR="00805AF7" w:rsidRDefault="00805AF7" w:rsidP="004E23C2"/>
    <w:p w14:paraId="77397855" w14:textId="1A5B9C1D" w:rsidR="00142C7B" w:rsidRDefault="00142C7B">
      <w:r>
        <w:br w:type="page"/>
      </w:r>
    </w:p>
    <w:p w14:paraId="0387AFDA" w14:textId="1EFE43A2" w:rsidR="0066016C" w:rsidRDefault="00A53A17" w:rsidP="00E546E0">
      <w:pPr>
        <w:pStyle w:val="Heading3"/>
      </w:pPr>
      <w:bookmarkStart w:id="12" w:name="_Toc162358344"/>
      <w:r>
        <w:lastRenderedPageBreak/>
        <w:t>Functionalities</w:t>
      </w:r>
      <w:bookmarkEnd w:id="12"/>
      <w:r>
        <w:t xml:space="preserve"> </w:t>
      </w:r>
    </w:p>
    <w:p w14:paraId="36F86030" w14:textId="718ED5C5" w:rsidR="0066016C" w:rsidRDefault="0066016C" w:rsidP="004E23C2"/>
    <w:p w14:paraId="0FABD996" w14:textId="75F8B99D" w:rsidR="0066016C" w:rsidRDefault="0066016C" w:rsidP="00042A13">
      <w:pPr>
        <w:pStyle w:val="ListParagraph"/>
        <w:numPr>
          <w:ilvl w:val="0"/>
          <w:numId w:val="32"/>
        </w:numPr>
      </w:pPr>
      <w:r>
        <w:t xml:space="preserve">These are pages which show the list of </w:t>
      </w:r>
      <w:r w:rsidR="00E546E0">
        <w:t>products</w:t>
      </w:r>
      <w:r>
        <w:t xml:space="preserve"> based on destinations like </w:t>
      </w:r>
    </w:p>
    <w:p w14:paraId="7785166D" w14:textId="77777777" w:rsidR="00022EB2" w:rsidRDefault="00022EB2" w:rsidP="004E23C2"/>
    <w:p w14:paraId="5F9471AC" w14:textId="0508B201" w:rsidR="0066016C" w:rsidRDefault="0066016C" w:rsidP="00042A13">
      <w:pPr>
        <w:pStyle w:val="ListParagraph"/>
        <w:numPr>
          <w:ilvl w:val="0"/>
          <w:numId w:val="32"/>
        </w:numPr>
      </w:pPr>
      <w:r>
        <w:t xml:space="preserve">The </w:t>
      </w:r>
      <w:r w:rsidR="00E546E0">
        <w:t>SEO</w:t>
      </w:r>
      <w:r>
        <w:t xml:space="preserve"> URL mapping module provides URL mapping that is used to get SEO friendly URL that we see in browser’s address bar but its actual </w:t>
      </w:r>
      <w:r w:rsidR="00E546E0">
        <w:t>URL</w:t>
      </w:r>
      <w:r>
        <w:t xml:space="preserve"> is like </w:t>
      </w:r>
      <w:hyperlink r:id="rId10" w:history="1">
        <w:r w:rsidR="00A53A17" w:rsidRPr="00596C6B">
          <w:rPr>
            <w:rStyle w:val="Hyperlink"/>
          </w:rPr>
          <w:t>https://www.hop-on-hop-off-bus.com/{paris-regionId}</w:t>
        </w:r>
      </w:hyperlink>
    </w:p>
    <w:p w14:paraId="5DF812D5" w14:textId="77777777" w:rsidR="00A53A17" w:rsidRDefault="00A53A17" w:rsidP="004E23C2"/>
    <w:p w14:paraId="5A704EE8" w14:textId="029F540D" w:rsidR="00A53A17" w:rsidRDefault="00A53A17" w:rsidP="00042A13">
      <w:pPr>
        <w:pStyle w:val="ListParagraph"/>
        <w:numPr>
          <w:ilvl w:val="0"/>
          <w:numId w:val="32"/>
        </w:numPr>
      </w:pPr>
      <w:r>
        <w:t xml:space="preserve">Site Should have this mapping information so that it can translate requested URL’s </w:t>
      </w:r>
      <w:hyperlink r:id="rId11" w:history="1">
        <w:r w:rsidRPr="00596C6B">
          <w:rPr>
            <w:rStyle w:val="Hyperlink"/>
          </w:rPr>
          <w:t>https://www.hop-on-hop-off-bus.com/paris-hop-on-hop-off-bus-tours</w:t>
        </w:r>
      </w:hyperlink>
      <w:r>
        <w:t xml:space="preserve"> to “</w:t>
      </w:r>
      <w:hyperlink r:id="rId12" w:history="1">
        <w:r w:rsidRPr="00596C6B">
          <w:rPr>
            <w:rStyle w:val="Hyperlink"/>
          </w:rPr>
          <w:t>https://www.hop-on-hop-off-bus.com/{paris-regionId}</w:t>
        </w:r>
      </w:hyperlink>
      <w:r>
        <w:t>/{</w:t>
      </w:r>
      <w:proofErr w:type="spellStart"/>
      <w:r>
        <w:t>categoryid</w:t>
      </w:r>
      <w:proofErr w:type="spellEnd"/>
      <w:r>
        <w:t>}” to get data from API based on region</w:t>
      </w:r>
      <w:r w:rsidR="00E546E0">
        <w:t>-</w:t>
      </w:r>
      <w:r>
        <w:t>Ids and category</w:t>
      </w:r>
      <w:r w:rsidR="00E546E0">
        <w:t>-</w:t>
      </w:r>
      <w:r>
        <w:t>Ids</w:t>
      </w:r>
    </w:p>
    <w:p w14:paraId="5E93C33A" w14:textId="65B574A4" w:rsidR="00A53A17" w:rsidRDefault="00A53A17" w:rsidP="004E23C2"/>
    <w:p w14:paraId="7D4898FB" w14:textId="7310CBF0" w:rsidR="00A53A17" w:rsidRDefault="00A53A17" w:rsidP="00042A13">
      <w:pPr>
        <w:pStyle w:val="ListParagraph"/>
        <w:numPr>
          <w:ilvl w:val="0"/>
          <w:numId w:val="32"/>
        </w:numPr>
      </w:pPr>
      <w:r>
        <w:t xml:space="preserve">To build Search Data </w:t>
      </w:r>
      <w:r w:rsidR="00022EB2">
        <w:t xml:space="preserve">like below api will need these ids to fetch data for that </w:t>
      </w:r>
      <w:proofErr w:type="gramStart"/>
      <w:r w:rsidR="00022EB2">
        <w:t>destination</w:t>
      </w:r>
      <w:proofErr w:type="gramEnd"/>
      <w:r w:rsidR="00022EB2">
        <w:t xml:space="preserve"> </w:t>
      </w:r>
    </w:p>
    <w:p w14:paraId="2488FCC9" w14:textId="27EA4433" w:rsidR="00022EB2" w:rsidRDefault="00022EB2" w:rsidP="00042A13">
      <w:pPr>
        <w:pStyle w:val="ListParagraph"/>
        <w:numPr>
          <w:ilvl w:val="0"/>
          <w:numId w:val="32"/>
        </w:numPr>
      </w:pPr>
      <w:r>
        <w:t xml:space="preserve">Example Product list based on region id and category id for </w:t>
      </w:r>
      <w:r w:rsidRPr="00862D9B">
        <w:rPr>
          <w:b/>
          <w:bCs/>
          <w:i/>
          <w:iCs/>
        </w:rPr>
        <w:t>Paris</w:t>
      </w:r>
      <w:r>
        <w:t xml:space="preserve"> (Region) page showing</w:t>
      </w:r>
      <w:r w:rsidRPr="00862D9B">
        <w:rPr>
          <w:b/>
          <w:bCs/>
          <w:i/>
          <w:iCs/>
        </w:rPr>
        <w:t xml:space="preserve"> hop on hop off tours</w:t>
      </w:r>
      <w:r>
        <w:t>(category)</w:t>
      </w:r>
    </w:p>
    <w:p w14:paraId="7EC6A6F8" w14:textId="2D593119" w:rsidR="00314193" w:rsidRDefault="00314193" w:rsidP="00042A13">
      <w:pPr>
        <w:pStyle w:val="ListParagraph"/>
        <w:numPr>
          <w:ilvl w:val="0"/>
          <w:numId w:val="32"/>
        </w:numPr>
      </w:pPr>
      <w:r>
        <w:t xml:space="preserve">Prices in product list is associated with Affiliate ID it </w:t>
      </w:r>
      <w:r w:rsidR="00D50575">
        <w:t>means</w:t>
      </w:r>
      <w:r>
        <w:t xml:space="preserve"> that prices </w:t>
      </w:r>
      <w:proofErr w:type="gramStart"/>
      <w:r>
        <w:t>varies</w:t>
      </w:r>
      <w:proofErr w:type="gramEnd"/>
      <w:r>
        <w:t xml:space="preserve"> </w:t>
      </w:r>
      <w:r w:rsidR="0084381E">
        <w:t>as per</w:t>
      </w:r>
      <w:r w:rsidR="00D50575">
        <w:t xml:space="preserve"> site being loaded.</w:t>
      </w:r>
    </w:p>
    <w:p w14:paraId="67AE9AEA" w14:textId="095C111E" w:rsidR="0084381E" w:rsidRDefault="0084381E" w:rsidP="00042A13">
      <w:pPr>
        <w:pStyle w:val="ListParagraph"/>
        <w:numPr>
          <w:ilvl w:val="0"/>
          <w:numId w:val="32"/>
        </w:numPr>
      </w:pPr>
      <w:r>
        <w:t xml:space="preserve">Redirection rules can be there for landing page which needs to be </w:t>
      </w:r>
      <w:proofErr w:type="gramStart"/>
      <w:r>
        <w:t>handled</w:t>
      </w:r>
      <w:proofErr w:type="gramEnd"/>
      <w:r>
        <w:t xml:space="preserve"> by site’s code.</w:t>
      </w:r>
    </w:p>
    <w:p w14:paraId="51BD568F" w14:textId="77777777" w:rsidR="0084381E" w:rsidRDefault="0084381E" w:rsidP="0084381E">
      <w:pPr>
        <w:pStyle w:val="ListParagraph"/>
        <w:ind w:start="54pt"/>
      </w:pPr>
    </w:p>
    <w:p w14:paraId="61471392" w14:textId="77777777" w:rsidR="00314193" w:rsidRDefault="00314193" w:rsidP="00314193">
      <w:pPr>
        <w:pStyle w:val="ListParagraph"/>
        <w:ind w:start="54pt"/>
      </w:pPr>
    </w:p>
    <w:p w14:paraId="72BF1CFA" w14:textId="77777777" w:rsidR="00022EB2" w:rsidRDefault="00022EB2" w:rsidP="00022EB2">
      <w:pPr>
        <w:ind w:firstLine="36pt"/>
      </w:pPr>
    </w:p>
    <w:p w14:paraId="6BF444B8" w14:textId="7ED67573" w:rsidR="00022EB2" w:rsidRDefault="00022EB2" w:rsidP="00022EB2">
      <w:pPr>
        <w:ind w:firstLine="36pt"/>
      </w:pPr>
      <w:r>
        <w:rPr>
          <w:noProof/>
        </w:rPr>
        <w:drawing>
          <wp:inline distT="0" distB="0" distL="0" distR="0" wp14:anchorId="0464CA79" wp14:editId="3AA1C75D">
            <wp:extent cx="4636473" cy="2664619"/>
            <wp:effectExtent l="0" t="0" r="0" b="2540"/>
            <wp:docPr id="11" name="Picture 11" descr="Graphical user interfac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009" cy="267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C594" w14:textId="51FA637B" w:rsidR="00022EB2" w:rsidRDefault="00022EB2" w:rsidP="004E23C2"/>
    <w:p w14:paraId="2FE28918" w14:textId="77777777" w:rsidR="00022EB2" w:rsidRDefault="00022EB2" w:rsidP="00E546E0">
      <w:pPr>
        <w:pStyle w:val="Heading3"/>
      </w:pPr>
      <w:bookmarkStart w:id="13" w:name="_Toc162358345"/>
      <w:r>
        <w:t>Example</w:t>
      </w:r>
      <w:bookmarkEnd w:id="13"/>
      <w:r>
        <w:t xml:space="preserve"> </w:t>
      </w:r>
    </w:p>
    <w:p w14:paraId="20B22EDE" w14:textId="5DAB83AC" w:rsidR="00022EB2" w:rsidRDefault="00000000" w:rsidP="00022EB2">
      <w:pPr>
        <w:ind w:firstLine="36pt"/>
      </w:pPr>
      <w:hyperlink r:id="rId14" w:history="1">
        <w:r w:rsidR="00022EB2" w:rsidRPr="00596C6B">
          <w:rPr>
            <w:rStyle w:val="Hyperlink"/>
          </w:rPr>
          <w:t>https://www.hop-on-hop-off-bus.com/paris-hop-on-hop-off-bus-tours</w:t>
        </w:r>
      </w:hyperlink>
      <w:r w:rsidR="00022EB2">
        <w:t xml:space="preserve"> (Destination Page)</w:t>
      </w:r>
    </w:p>
    <w:p w14:paraId="4FF37A8B" w14:textId="1E2094C7" w:rsidR="00805AF7" w:rsidRDefault="00805AF7" w:rsidP="00E546E0">
      <w:pPr>
        <w:pStyle w:val="Heading3"/>
      </w:pPr>
      <w:bookmarkStart w:id="14" w:name="_Toc162358346"/>
      <w:r>
        <w:t>Data to fetch from</w:t>
      </w:r>
      <w:bookmarkEnd w:id="14"/>
      <w:r>
        <w:t xml:space="preserve">  </w:t>
      </w:r>
      <w:r>
        <w:tab/>
      </w:r>
    </w:p>
    <w:p w14:paraId="71F0CEBC" w14:textId="14476FEA" w:rsidR="00E546E0" w:rsidRPr="00E546E0" w:rsidRDefault="00805AF7" w:rsidP="00E546E0">
      <w:pPr>
        <w:pStyle w:val="Heading4"/>
        <w:numPr>
          <w:ilvl w:val="0"/>
          <w:numId w:val="0"/>
        </w:numPr>
        <w:tabs>
          <w:tab w:val="start" w:pos="119.25pt"/>
        </w:tabs>
        <w:ind w:start="36pt"/>
        <w:rPr>
          <w:rFonts w:ascii="Calibri" w:eastAsia="Calibri" w:hAnsi="Calibri" w:cs="Arial"/>
          <w:bCs w:val="0"/>
          <w:color w:val="auto"/>
          <w:sz w:val="20"/>
          <w:szCs w:val="20"/>
        </w:rPr>
      </w:pPr>
      <w:r>
        <w:t>.</w:t>
      </w:r>
      <w:r w:rsidRPr="00805AF7">
        <w:rPr>
          <w:rFonts w:ascii="Calibri" w:eastAsia="Calibri" w:hAnsi="Calibri" w:cs="Arial"/>
          <w:bCs w:val="0"/>
          <w:color w:val="auto"/>
          <w:sz w:val="20"/>
          <w:szCs w:val="20"/>
        </w:rPr>
        <w:t>Net Core API</w:t>
      </w:r>
      <w:r w:rsidR="00E546E0">
        <w:rPr>
          <w:rFonts w:ascii="Calibri" w:eastAsia="Calibri" w:hAnsi="Calibri" w:cs="Arial"/>
          <w:bCs w:val="0"/>
          <w:color w:val="auto"/>
          <w:sz w:val="20"/>
          <w:szCs w:val="20"/>
        </w:rPr>
        <w:t xml:space="preserve"> </w:t>
      </w:r>
      <w:r w:rsidR="00E546E0" w:rsidRPr="00E546E0">
        <w:rPr>
          <w:rFonts w:ascii="Calibri" w:eastAsia="Calibri" w:hAnsi="Calibri" w:cs="Arial"/>
          <w:bCs w:val="0"/>
          <w:color w:val="auto"/>
          <w:sz w:val="20"/>
          <w:szCs w:val="20"/>
        </w:rPr>
        <w:t xml:space="preserve">Landing </w:t>
      </w:r>
      <w:proofErr w:type="gramStart"/>
      <w:r w:rsidR="00E546E0" w:rsidRPr="00E546E0">
        <w:rPr>
          <w:rFonts w:ascii="Calibri" w:eastAsia="Calibri" w:hAnsi="Calibri" w:cs="Arial"/>
          <w:bCs w:val="0"/>
          <w:color w:val="auto"/>
          <w:sz w:val="20"/>
          <w:szCs w:val="20"/>
        </w:rPr>
        <w:t>Pages :</w:t>
      </w:r>
      <w:proofErr w:type="gramEnd"/>
    </w:p>
    <w:p w14:paraId="06A7D01C" w14:textId="77777777" w:rsidR="00E546E0" w:rsidRDefault="00E546E0" w:rsidP="00E546E0">
      <w:pPr>
        <w:ind w:start="36pt" w:firstLine="36pt"/>
      </w:pPr>
      <w:r>
        <w:t xml:space="preserve">Search </w:t>
      </w:r>
      <w:proofErr w:type="gramStart"/>
      <w:r>
        <w:t>Module :</w:t>
      </w:r>
      <w:proofErr w:type="gramEnd"/>
      <w:r>
        <w:t xml:space="preserve"> Products Controller</w:t>
      </w:r>
    </w:p>
    <w:p w14:paraId="3FD2DBE6" w14:textId="32846137" w:rsidR="00E546E0" w:rsidRDefault="00E546E0" w:rsidP="00E546E0">
      <w:pPr>
        <w:ind w:start="72pt"/>
      </w:pPr>
      <w:r>
        <w:t xml:space="preserve">Helper </w:t>
      </w:r>
      <w:proofErr w:type="gramStart"/>
      <w:r>
        <w:t>Module :</w:t>
      </w:r>
      <w:proofErr w:type="gramEnd"/>
      <w:r>
        <w:t xml:space="preserve"> </w:t>
      </w:r>
      <w:proofErr w:type="spellStart"/>
      <w:r>
        <w:t>SearchPageProducts</w:t>
      </w:r>
      <w:proofErr w:type="spellEnd"/>
    </w:p>
    <w:p w14:paraId="1B9258F1" w14:textId="77777777" w:rsidR="00142C7B" w:rsidRDefault="00142C7B" w:rsidP="00E546E0">
      <w:pPr>
        <w:ind w:start="72pt"/>
      </w:pPr>
    </w:p>
    <w:p w14:paraId="100D555D" w14:textId="586AE6D9" w:rsidR="00805AF7" w:rsidRDefault="00805AF7" w:rsidP="00805AF7">
      <w:pPr>
        <w:ind w:start="36pt"/>
      </w:pPr>
      <w:r>
        <w:t xml:space="preserve">SEO URL Mappings </w:t>
      </w:r>
      <w:proofErr w:type="gramStart"/>
      <w:r>
        <w:t>From</w:t>
      </w:r>
      <w:proofErr w:type="gramEnd"/>
      <w:r>
        <w:t xml:space="preserve"> DB and cache into Site to re-use</w:t>
      </w:r>
    </w:p>
    <w:p w14:paraId="1826EFBF" w14:textId="77777777" w:rsidR="00142C7B" w:rsidRDefault="00142C7B" w:rsidP="00805AF7">
      <w:pPr>
        <w:ind w:start="36pt"/>
      </w:pPr>
    </w:p>
    <w:p w14:paraId="14CB2EB4" w14:textId="06B5E11F" w:rsidR="00314193" w:rsidRDefault="00314193" w:rsidP="00805AF7">
      <w:pPr>
        <w:ind w:start="36pt"/>
      </w:pPr>
      <w:r>
        <w:t xml:space="preserve">All data </w:t>
      </w:r>
      <w:proofErr w:type="gramStart"/>
      <w:r>
        <w:t>upto</w:t>
      </w:r>
      <w:proofErr w:type="gramEnd"/>
      <w:r>
        <w:t xml:space="preserve"> product page should come from cache after 1</w:t>
      </w:r>
      <w:r w:rsidRPr="00314193">
        <w:rPr>
          <w:vertAlign w:val="superscript"/>
        </w:rPr>
        <w:t>st</w:t>
      </w:r>
      <w:r>
        <w:t xml:space="preserve"> time load from db and API’s.</w:t>
      </w:r>
    </w:p>
    <w:p w14:paraId="0DC73FAD" w14:textId="3F57A3E8" w:rsidR="00966DAE" w:rsidRDefault="00966DAE"/>
    <w:p w14:paraId="784EDB8C" w14:textId="5793E5CB" w:rsidR="00022EB2" w:rsidRDefault="00966DAE" w:rsidP="00966DAE">
      <w:pPr>
        <w:pStyle w:val="Heading1"/>
      </w:pPr>
      <w:bookmarkStart w:id="15" w:name="_Toc162358347"/>
      <w:r>
        <w:t>PRODUCT PAGE</w:t>
      </w:r>
      <w:bookmarkEnd w:id="15"/>
    </w:p>
    <w:p w14:paraId="31222C7D" w14:textId="77777777" w:rsidR="00966DAE" w:rsidRPr="00D03D11" w:rsidRDefault="00966DAE" w:rsidP="00966DAE">
      <w:pPr>
        <w:pStyle w:val="Heading3"/>
        <w:rPr>
          <w:rFonts w:eastAsia="Cambria" w:cstheme="minorHAnsi"/>
          <w:szCs w:val="24"/>
        </w:rPr>
      </w:pPr>
      <w:bookmarkStart w:id="16" w:name="_Toc162358348"/>
      <w:r w:rsidRPr="00D03D11">
        <w:rPr>
          <w:rFonts w:eastAsia="Cambria" w:cstheme="minorHAnsi"/>
          <w:szCs w:val="24"/>
        </w:rPr>
        <w:t>Description</w:t>
      </w:r>
      <w:bookmarkEnd w:id="16"/>
    </w:p>
    <w:p w14:paraId="5FE36FD7" w14:textId="18EB4D49" w:rsidR="00966DAE" w:rsidRDefault="00966DAE" w:rsidP="00966DAE">
      <w:r>
        <w:t xml:space="preserve">This page shows product details and from this page booking flow </w:t>
      </w:r>
      <w:proofErr w:type="gramStart"/>
      <w:r>
        <w:t>starts</w:t>
      </w:r>
      <w:proofErr w:type="gramEnd"/>
    </w:p>
    <w:p w14:paraId="1600B6EC" w14:textId="20DE0A7B" w:rsidR="00841869" w:rsidRDefault="00841869" w:rsidP="00966DAE">
      <w:r>
        <w:t xml:space="preserve">User can check for product availabilities from booking </w:t>
      </w:r>
      <w:proofErr w:type="gramStart"/>
      <w:r>
        <w:t>window</w:t>
      </w:r>
      <w:proofErr w:type="gramEnd"/>
    </w:p>
    <w:p w14:paraId="0144D639" w14:textId="77777777" w:rsidR="00841869" w:rsidRDefault="00841869" w:rsidP="00966DAE"/>
    <w:p w14:paraId="1F562A5F" w14:textId="0EDB6AB4" w:rsidR="00841869" w:rsidRDefault="00841869" w:rsidP="00966DAE">
      <w:r>
        <w:rPr>
          <w:noProof/>
        </w:rPr>
        <w:drawing>
          <wp:inline distT="0" distB="0" distL="0" distR="0" wp14:anchorId="06EC2E70" wp14:editId="53CAA9B9">
            <wp:extent cx="6638290" cy="4500245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3B28" w14:textId="1B7F371D" w:rsidR="000D4C03" w:rsidRDefault="000D4C03" w:rsidP="00966DAE"/>
    <w:p w14:paraId="39DE39BF" w14:textId="77777777" w:rsidR="000D4C03" w:rsidRDefault="000D4C03" w:rsidP="000D4C03">
      <w:pPr>
        <w:pStyle w:val="Heading3"/>
      </w:pPr>
      <w:bookmarkStart w:id="17" w:name="_Toc162358349"/>
      <w:r>
        <w:t>Functionalities</w:t>
      </w:r>
      <w:bookmarkEnd w:id="17"/>
      <w:r>
        <w:t xml:space="preserve"> </w:t>
      </w:r>
    </w:p>
    <w:p w14:paraId="1D5A2683" w14:textId="77777777" w:rsidR="000D4C03" w:rsidRDefault="000D4C03" w:rsidP="000D4C03"/>
    <w:p w14:paraId="26842611" w14:textId="44018A80" w:rsidR="000D4C03" w:rsidRDefault="000D4C03" w:rsidP="000D4C03">
      <w:pPr>
        <w:pStyle w:val="ListParagraph"/>
        <w:numPr>
          <w:ilvl w:val="0"/>
          <w:numId w:val="29"/>
        </w:numPr>
      </w:pPr>
      <w:r>
        <w:t xml:space="preserve">Prices are all cached, after doing check availabilities prices are updated </w:t>
      </w:r>
      <w:r w:rsidR="00196816">
        <w:t xml:space="preserve">with real time </w:t>
      </w:r>
      <w:proofErr w:type="gramStart"/>
      <w:r w:rsidR="00196816">
        <w:t>prices</w:t>
      </w:r>
      <w:proofErr w:type="gramEnd"/>
    </w:p>
    <w:p w14:paraId="59B530CA" w14:textId="7A03EA28" w:rsidR="000D4C03" w:rsidRDefault="000D4C03" w:rsidP="000D4C03">
      <w:pPr>
        <w:pStyle w:val="ListParagraph"/>
        <w:numPr>
          <w:ilvl w:val="0"/>
          <w:numId w:val="29"/>
        </w:numPr>
      </w:pPr>
      <w:r>
        <w:t xml:space="preserve">User can </w:t>
      </w:r>
      <w:r w:rsidR="00196816">
        <w:t>change</w:t>
      </w:r>
      <w:r>
        <w:t xml:space="preserve"> currency </w:t>
      </w:r>
      <w:r w:rsidR="00196816">
        <w:t xml:space="preserve">of site and view price based on selected </w:t>
      </w:r>
      <w:proofErr w:type="gramStart"/>
      <w:r w:rsidR="00196816">
        <w:t>currencies</w:t>
      </w:r>
      <w:proofErr w:type="gramEnd"/>
      <w:r w:rsidR="00196816">
        <w:t xml:space="preserve"> </w:t>
      </w:r>
    </w:p>
    <w:p w14:paraId="0F31ACC8" w14:textId="5B77F30F" w:rsidR="00196816" w:rsidRDefault="00196816" w:rsidP="000D4C03">
      <w:pPr>
        <w:pStyle w:val="ListParagraph"/>
        <w:numPr>
          <w:ilvl w:val="0"/>
          <w:numId w:val="29"/>
        </w:numPr>
      </w:pPr>
      <w:r>
        <w:t xml:space="preserve">Activity Data contains binding for guest and calendar too, Calendar date is marked as closed/greyed </w:t>
      </w:r>
      <w:r w:rsidR="00091708">
        <w:t>out if</w:t>
      </w:r>
      <w:r>
        <w:t xml:space="preserve"> activity is not bookable for that </w:t>
      </w:r>
      <w:proofErr w:type="gramStart"/>
      <w:r>
        <w:t>date</w:t>
      </w:r>
      <w:proofErr w:type="gramEnd"/>
    </w:p>
    <w:p w14:paraId="351C2BBB" w14:textId="77777777" w:rsidR="00196816" w:rsidRDefault="00196816" w:rsidP="000D4C03">
      <w:pPr>
        <w:pStyle w:val="ListParagraph"/>
        <w:numPr>
          <w:ilvl w:val="0"/>
          <w:numId w:val="29"/>
        </w:numPr>
      </w:pPr>
      <w:r>
        <w:t>Cancellation Policy is updated based on response from check availability API result.</w:t>
      </w:r>
    </w:p>
    <w:p w14:paraId="033AFEA4" w14:textId="38834BDA" w:rsidR="00196816" w:rsidRDefault="00196816" w:rsidP="000D4C03">
      <w:pPr>
        <w:pStyle w:val="ListParagraph"/>
        <w:numPr>
          <w:ilvl w:val="0"/>
          <w:numId w:val="29"/>
        </w:numPr>
      </w:pPr>
      <w:r>
        <w:t xml:space="preserve">Redirection rules can be there for an activity which needs to be handled by site code for product </w:t>
      </w:r>
      <w:proofErr w:type="gramStart"/>
      <w:r>
        <w:t>page</w:t>
      </w:r>
      <w:proofErr w:type="gramEnd"/>
      <w:r>
        <w:t xml:space="preserve"> </w:t>
      </w:r>
    </w:p>
    <w:p w14:paraId="118585B8" w14:textId="4A67A4BB" w:rsidR="00841869" w:rsidRDefault="00841869" w:rsidP="00966DAE"/>
    <w:p w14:paraId="05277F51" w14:textId="2FE5AE44" w:rsidR="00841869" w:rsidRDefault="000D4C03" w:rsidP="000D4C03">
      <w:pPr>
        <w:pStyle w:val="Heading3"/>
      </w:pPr>
      <w:bookmarkStart w:id="18" w:name="_Toc162358350"/>
      <w:r>
        <w:t>Example</w:t>
      </w:r>
      <w:bookmarkEnd w:id="18"/>
      <w:r>
        <w:t xml:space="preserve"> </w:t>
      </w:r>
    </w:p>
    <w:p w14:paraId="195B29D7" w14:textId="3980C9B4" w:rsidR="000D4C03" w:rsidRDefault="00000000" w:rsidP="00966DAE">
      <w:hyperlink r:id="rId16" w:history="1">
        <w:r w:rsidR="000D4C03" w:rsidRPr="00596C6B">
          <w:rPr>
            <w:rStyle w:val="Hyperlink"/>
          </w:rPr>
          <w:t>https://www.hop-on-hop-off-bus.com/paris/paris-open-tour-hop-on-hop-off_3733</w:t>
        </w:r>
      </w:hyperlink>
    </w:p>
    <w:p w14:paraId="7FFE690E" w14:textId="7C50BA59" w:rsidR="000D4C03" w:rsidRDefault="000D4C03" w:rsidP="00966DAE"/>
    <w:p w14:paraId="4009F2BA" w14:textId="4D739C1F" w:rsidR="000D4C03" w:rsidRDefault="000D4C03" w:rsidP="00966DAE">
      <w:r>
        <w:t xml:space="preserve">This is SEO URL which is translated to </w:t>
      </w:r>
      <w:hyperlink r:id="rId17" w:history="1">
        <w:r w:rsidRPr="00596C6B">
          <w:rPr>
            <w:rStyle w:val="Hyperlink"/>
          </w:rPr>
          <w:t>https://www.hop-on-hop-off-bus.com/activity /detail/3733</w:t>
        </w:r>
      </w:hyperlink>
      <w:r>
        <w:t xml:space="preserve"> to get data required to bind product page for tour activity </w:t>
      </w:r>
      <w:proofErr w:type="spellStart"/>
      <w:r>
        <w:t>id</w:t>
      </w:r>
      <w:proofErr w:type="spellEnd"/>
      <w:r>
        <w:t xml:space="preserve"> 3733.</w:t>
      </w:r>
    </w:p>
    <w:p w14:paraId="67394267" w14:textId="1AB54DE6" w:rsidR="000D4C03" w:rsidRDefault="000D4C03" w:rsidP="00966DAE"/>
    <w:p w14:paraId="387A3A49" w14:textId="5624CDD2" w:rsidR="000D4C03" w:rsidRDefault="000D4C03" w:rsidP="00966DAE"/>
    <w:p w14:paraId="5CF8CF9F" w14:textId="66C2D897" w:rsidR="000D4C03" w:rsidRDefault="000D4C03" w:rsidP="00DB3A3D">
      <w:pPr>
        <w:pStyle w:val="Heading3"/>
      </w:pPr>
      <w:bookmarkStart w:id="19" w:name="_Toc162358351"/>
      <w:r>
        <w:t>Data to fetch from</w:t>
      </w:r>
      <w:bookmarkEnd w:id="19"/>
      <w:r>
        <w:t xml:space="preserve"> </w:t>
      </w:r>
    </w:p>
    <w:p w14:paraId="7380C35D" w14:textId="09EDAA6A" w:rsidR="000D4C03" w:rsidRPr="00E546E0" w:rsidRDefault="000D4C03" w:rsidP="008030C6">
      <w:pPr>
        <w:pStyle w:val="Heading4"/>
        <w:numPr>
          <w:ilvl w:val="0"/>
          <w:numId w:val="0"/>
        </w:numPr>
        <w:tabs>
          <w:tab w:val="start" w:pos="119.25pt"/>
        </w:tabs>
        <w:rPr>
          <w:rFonts w:ascii="Calibri" w:eastAsia="Calibri" w:hAnsi="Calibri" w:cs="Arial"/>
          <w:bCs w:val="0"/>
          <w:color w:val="auto"/>
          <w:sz w:val="20"/>
          <w:szCs w:val="20"/>
        </w:rPr>
      </w:pPr>
      <w:r>
        <w:rPr>
          <w:rFonts w:ascii="Calibri" w:eastAsia="Calibri" w:hAnsi="Calibri" w:cs="Arial"/>
          <w:bCs w:val="0"/>
          <w:color w:val="auto"/>
          <w:sz w:val="20"/>
          <w:szCs w:val="20"/>
        </w:rPr>
        <w:t>.</w:t>
      </w:r>
      <w:r w:rsidRPr="00805AF7">
        <w:rPr>
          <w:rFonts w:ascii="Calibri" w:eastAsia="Calibri" w:hAnsi="Calibri" w:cs="Arial"/>
          <w:bCs w:val="0"/>
          <w:color w:val="auto"/>
          <w:sz w:val="20"/>
          <w:szCs w:val="20"/>
        </w:rPr>
        <w:t>Net Core API</w:t>
      </w:r>
      <w:r>
        <w:rPr>
          <w:rFonts w:ascii="Calibri" w:eastAsia="Calibri" w:hAnsi="Calibri" w:cs="Arial"/>
          <w:bCs w:val="0"/>
          <w:color w:val="auto"/>
          <w:sz w:val="20"/>
          <w:szCs w:val="20"/>
        </w:rPr>
        <w:t xml:space="preserve"> Product</w:t>
      </w:r>
      <w:r w:rsidRPr="00E546E0">
        <w:rPr>
          <w:rFonts w:ascii="Calibri" w:eastAsia="Calibri" w:hAnsi="Calibri" w:cs="Arial"/>
          <w:bCs w:val="0"/>
          <w:color w:val="auto"/>
          <w:sz w:val="20"/>
          <w:szCs w:val="20"/>
        </w:rPr>
        <w:t xml:space="preserve"> </w:t>
      </w:r>
      <w:proofErr w:type="gramStart"/>
      <w:r w:rsidRPr="00E546E0">
        <w:rPr>
          <w:rFonts w:ascii="Calibri" w:eastAsia="Calibri" w:hAnsi="Calibri" w:cs="Arial"/>
          <w:bCs w:val="0"/>
          <w:color w:val="auto"/>
          <w:sz w:val="20"/>
          <w:szCs w:val="20"/>
        </w:rPr>
        <w:t>Pages :</w:t>
      </w:r>
      <w:proofErr w:type="gramEnd"/>
    </w:p>
    <w:p w14:paraId="141E04D0" w14:textId="77777777" w:rsidR="000D4C03" w:rsidRDefault="000D4C03" w:rsidP="00042A13">
      <w:pPr>
        <w:pStyle w:val="ListParagraph"/>
        <w:numPr>
          <w:ilvl w:val="0"/>
          <w:numId w:val="31"/>
        </w:numPr>
      </w:pPr>
      <w:r>
        <w:t xml:space="preserve">Activity </w:t>
      </w:r>
      <w:proofErr w:type="gramStart"/>
      <w:r>
        <w:t>Module :</w:t>
      </w:r>
      <w:proofErr w:type="gramEnd"/>
      <w:r>
        <w:t xml:space="preserve"> Detail Controller (For Product Data)</w:t>
      </w:r>
    </w:p>
    <w:p w14:paraId="5EAB568F" w14:textId="521A135C" w:rsidR="000D4C03" w:rsidRDefault="000D4C03" w:rsidP="00042A13">
      <w:pPr>
        <w:pStyle w:val="ListParagraph"/>
        <w:numPr>
          <w:ilvl w:val="0"/>
          <w:numId w:val="31"/>
        </w:numPr>
      </w:pPr>
      <w:r>
        <w:t xml:space="preserve">Activity </w:t>
      </w:r>
      <w:proofErr w:type="gramStart"/>
      <w:r>
        <w:t>Module :</w:t>
      </w:r>
      <w:proofErr w:type="gramEnd"/>
      <w:r>
        <w:t xml:space="preserve"> </w:t>
      </w:r>
      <w:proofErr w:type="spellStart"/>
      <w:r>
        <w:t>CheckAvailabilityFrombookingWindow</w:t>
      </w:r>
      <w:proofErr w:type="spellEnd"/>
      <w:r>
        <w:t xml:space="preserve"> (For Product Availability)</w:t>
      </w:r>
    </w:p>
    <w:p w14:paraId="44F3E2E4" w14:textId="77777777" w:rsidR="008030C6" w:rsidRDefault="008030C6" w:rsidP="008030C6">
      <w:r>
        <w:t xml:space="preserve">SEO URL Mappings </w:t>
      </w:r>
      <w:proofErr w:type="gramStart"/>
      <w:r>
        <w:t>From</w:t>
      </w:r>
      <w:proofErr w:type="gramEnd"/>
      <w:r>
        <w:t xml:space="preserve"> DB and cache into Site to re-use</w:t>
      </w:r>
    </w:p>
    <w:p w14:paraId="532C93E5" w14:textId="77777777" w:rsidR="008030C6" w:rsidRDefault="008030C6" w:rsidP="008030C6"/>
    <w:p w14:paraId="44743FF1" w14:textId="5E5A8EFE" w:rsidR="008030C6" w:rsidRDefault="008030C6" w:rsidP="008030C6">
      <w:r>
        <w:t xml:space="preserve">All data </w:t>
      </w:r>
      <w:proofErr w:type="gramStart"/>
      <w:r>
        <w:t>upto</w:t>
      </w:r>
      <w:proofErr w:type="gramEnd"/>
      <w:r>
        <w:t xml:space="preserve"> product page should come from cache after 1</w:t>
      </w:r>
      <w:r w:rsidRPr="008030C6">
        <w:rPr>
          <w:vertAlign w:val="superscript"/>
        </w:rPr>
        <w:t>st</w:t>
      </w:r>
      <w:r>
        <w:t xml:space="preserve"> time load from db and API’s.</w:t>
      </w:r>
    </w:p>
    <w:p w14:paraId="09E22D63" w14:textId="77777777" w:rsidR="008030C6" w:rsidRDefault="008030C6" w:rsidP="008030C6">
      <w:pPr>
        <w:pStyle w:val="ListParagraph"/>
        <w:ind w:start="72pt"/>
      </w:pPr>
    </w:p>
    <w:p w14:paraId="4CD47D65" w14:textId="6DA059CF" w:rsidR="00005D01" w:rsidRDefault="00005D01">
      <w:pPr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br w:type="page"/>
      </w:r>
    </w:p>
    <w:p w14:paraId="7907BF1E" w14:textId="393BE074" w:rsidR="00145AEE" w:rsidRDefault="00145AEE" w:rsidP="00145AEE">
      <w:pPr>
        <w:ind w:start="36pt"/>
      </w:pPr>
    </w:p>
    <w:p w14:paraId="491E9409" w14:textId="6B12425C" w:rsidR="00145AEE" w:rsidRDefault="00145AEE" w:rsidP="00404B3A">
      <w:pPr>
        <w:pStyle w:val="Heading1"/>
      </w:pPr>
      <w:bookmarkStart w:id="20" w:name="_Toc162358352"/>
      <w:r>
        <w:t>C</w:t>
      </w:r>
      <w:r w:rsidRPr="00145AEE">
        <w:t>art management</w:t>
      </w:r>
      <w:bookmarkEnd w:id="20"/>
    </w:p>
    <w:p w14:paraId="5EAFAEDC" w14:textId="77777777" w:rsidR="002A6801" w:rsidRPr="00D03D11" w:rsidRDefault="002A6801" w:rsidP="002A6801">
      <w:pPr>
        <w:pStyle w:val="Heading3"/>
        <w:rPr>
          <w:rFonts w:eastAsia="Cambria" w:cstheme="minorHAnsi"/>
          <w:szCs w:val="24"/>
        </w:rPr>
      </w:pPr>
      <w:bookmarkStart w:id="21" w:name="_Toc162358353"/>
      <w:r w:rsidRPr="00D03D11">
        <w:rPr>
          <w:rFonts w:eastAsia="Cambria" w:cstheme="minorHAnsi"/>
          <w:szCs w:val="24"/>
        </w:rPr>
        <w:t>Description</w:t>
      </w:r>
      <w:bookmarkEnd w:id="21"/>
    </w:p>
    <w:p w14:paraId="27C7F253" w14:textId="77777777" w:rsidR="00404B3A" w:rsidRDefault="00145AEE" w:rsidP="00145AEE">
      <w:pPr>
        <w:ind w:start="36pt"/>
      </w:pPr>
      <w:r>
        <w:t>After doing check availability user can add product to cart</w:t>
      </w:r>
      <w:r w:rsidR="008D2F4C">
        <w:t xml:space="preserve">. Cart management at API end is not </w:t>
      </w:r>
      <w:proofErr w:type="gramStart"/>
      <w:r w:rsidR="008D2F4C">
        <w:t>needed</w:t>
      </w:r>
      <w:proofErr w:type="gramEnd"/>
      <w:r w:rsidR="008D2F4C">
        <w:t xml:space="preserve"> </w:t>
      </w:r>
    </w:p>
    <w:p w14:paraId="72833F73" w14:textId="59D13C9F" w:rsidR="00145AEE" w:rsidRDefault="008D2F4C" w:rsidP="00145AEE">
      <w:pPr>
        <w:ind w:start="36pt"/>
      </w:pPr>
      <w:r>
        <w:t xml:space="preserve">as </w:t>
      </w:r>
      <w:r w:rsidR="002A6801">
        <w:t>for</w:t>
      </w:r>
      <w:r>
        <w:t xml:space="preserve"> booking multiple options from cart booking request needs Availability reference ids</w:t>
      </w:r>
      <w:r w:rsidR="00404B3A">
        <w:t xml:space="preserve"> and relevant data associated with </w:t>
      </w:r>
      <w:r w:rsidR="002A6801">
        <w:t>option to</w:t>
      </w:r>
      <w:r w:rsidR="00404B3A">
        <w:t xml:space="preserve"> build cart at api </w:t>
      </w:r>
      <w:proofErr w:type="gramStart"/>
      <w:r w:rsidR="00404B3A">
        <w:t>end</w:t>
      </w:r>
      <w:proofErr w:type="gramEnd"/>
    </w:p>
    <w:p w14:paraId="4B0F7794" w14:textId="2B6B3E1C" w:rsidR="00551B72" w:rsidRDefault="00551B72" w:rsidP="00145AEE">
      <w:pPr>
        <w:ind w:start="36pt"/>
      </w:pPr>
    </w:p>
    <w:p w14:paraId="4C3A8DBD" w14:textId="19C1A2F3" w:rsidR="00551B72" w:rsidRDefault="00551B72" w:rsidP="00145AEE">
      <w:pPr>
        <w:ind w:start="36pt"/>
      </w:pPr>
      <w:r>
        <w:t xml:space="preserve">use bumble bee API’s call after cart page to create </w:t>
      </w:r>
      <w:proofErr w:type="gramStart"/>
      <w:r>
        <w:t>booking</w:t>
      </w:r>
      <w:proofErr w:type="gramEnd"/>
    </w:p>
    <w:p w14:paraId="29738D86" w14:textId="3DD84D78" w:rsidR="00551B72" w:rsidRDefault="00551B72" w:rsidP="00145AEE">
      <w:pPr>
        <w:ind w:start="36pt"/>
      </w:pPr>
    </w:p>
    <w:p w14:paraId="2E20C658" w14:textId="1F75A631" w:rsidR="00551B72" w:rsidRDefault="00551B72" w:rsidP="00145AEE">
      <w:pPr>
        <w:ind w:start="36pt"/>
      </w:pPr>
      <w:r>
        <w:rPr>
          <w:noProof/>
        </w:rPr>
        <w:drawing>
          <wp:inline distT="0" distB="0" distL="0" distR="0" wp14:anchorId="22513915" wp14:editId="6D7DB791">
            <wp:extent cx="5602446" cy="2784475"/>
            <wp:effectExtent l="0" t="0" r="0" b="0"/>
            <wp:docPr id="13" name="Picture 13" descr="Diagram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853" cy="27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6CE7" w14:textId="4AD6871C" w:rsidR="00C31BB5" w:rsidRDefault="00C31BB5" w:rsidP="00145AEE">
      <w:pPr>
        <w:ind w:start="36pt"/>
      </w:pPr>
    </w:p>
    <w:p w14:paraId="230A2D57" w14:textId="77777777" w:rsidR="00C31BB5" w:rsidRDefault="00C31BB5" w:rsidP="00145AEE">
      <w:pPr>
        <w:ind w:start="36pt"/>
      </w:pPr>
    </w:p>
    <w:p w14:paraId="2432F735" w14:textId="3C4BE6D2" w:rsidR="00145AEE" w:rsidRDefault="00145AEE" w:rsidP="00145AEE">
      <w:pPr>
        <w:ind w:start="36pt"/>
      </w:pPr>
    </w:p>
    <w:p w14:paraId="27683C6D" w14:textId="77777777" w:rsidR="002A6801" w:rsidRDefault="002A6801" w:rsidP="002A6801">
      <w:pPr>
        <w:pStyle w:val="Heading3"/>
      </w:pPr>
      <w:bookmarkStart w:id="22" w:name="_Toc162358354"/>
      <w:r>
        <w:t>Functionalities</w:t>
      </w:r>
      <w:bookmarkEnd w:id="22"/>
      <w:r>
        <w:t xml:space="preserve"> </w:t>
      </w:r>
    </w:p>
    <w:p w14:paraId="3BF6FE1C" w14:textId="245E6A3F" w:rsidR="004B296C" w:rsidRDefault="004B296C" w:rsidP="002A6801">
      <w:pPr>
        <w:pStyle w:val="ListParagraph"/>
        <w:numPr>
          <w:ilvl w:val="0"/>
          <w:numId w:val="34"/>
        </w:numPr>
      </w:pPr>
      <w:r>
        <w:t xml:space="preserve">Add product option to </w:t>
      </w:r>
      <w:proofErr w:type="gramStart"/>
      <w:r>
        <w:t>cart</w:t>
      </w:r>
      <w:proofErr w:type="gramEnd"/>
    </w:p>
    <w:p w14:paraId="551EC9F4" w14:textId="0BAF76AA" w:rsidR="004B296C" w:rsidRDefault="004B296C" w:rsidP="002A6801">
      <w:pPr>
        <w:pStyle w:val="ListParagraph"/>
        <w:numPr>
          <w:ilvl w:val="0"/>
          <w:numId w:val="34"/>
        </w:numPr>
      </w:pPr>
      <w:r>
        <w:t xml:space="preserve">Add bundle option to </w:t>
      </w:r>
      <w:proofErr w:type="gramStart"/>
      <w:r>
        <w:t>cart</w:t>
      </w:r>
      <w:proofErr w:type="gramEnd"/>
    </w:p>
    <w:p w14:paraId="65681A98" w14:textId="6E7F58C8" w:rsidR="004B296C" w:rsidRDefault="004B296C" w:rsidP="002A6801">
      <w:pPr>
        <w:pStyle w:val="ListParagraph"/>
        <w:numPr>
          <w:ilvl w:val="0"/>
          <w:numId w:val="34"/>
        </w:numPr>
      </w:pPr>
      <w:r>
        <w:t xml:space="preserve">Apply </w:t>
      </w:r>
      <w:proofErr w:type="gramStart"/>
      <w:r>
        <w:t>discount</w:t>
      </w:r>
      <w:proofErr w:type="gramEnd"/>
    </w:p>
    <w:p w14:paraId="267DEB64" w14:textId="7660BE95" w:rsidR="004B296C" w:rsidRDefault="004B296C" w:rsidP="002A6801">
      <w:pPr>
        <w:pStyle w:val="ListParagraph"/>
        <w:numPr>
          <w:ilvl w:val="0"/>
          <w:numId w:val="34"/>
        </w:numPr>
      </w:pPr>
      <w:r>
        <w:t xml:space="preserve">Remove </w:t>
      </w:r>
      <w:proofErr w:type="gramStart"/>
      <w:r>
        <w:t>discount</w:t>
      </w:r>
      <w:proofErr w:type="gramEnd"/>
      <w:r>
        <w:t xml:space="preserve"> </w:t>
      </w:r>
    </w:p>
    <w:p w14:paraId="70D64D69" w14:textId="2EC24936" w:rsidR="004B296C" w:rsidRDefault="004B296C" w:rsidP="002A6801">
      <w:pPr>
        <w:pStyle w:val="ListParagraph"/>
        <w:numPr>
          <w:ilvl w:val="0"/>
          <w:numId w:val="34"/>
        </w:numPr>
      </w:pPr>
      <w:r>
        <w:t xml:space="preserve">Remove product Options from </w:t>
      </w:r>
      <w:proofErr w:type="gramStart"/>
      <w:r>
        <w:t>cart</w:t>
      </w:r>
      <w:proofErr w:type="gramEnd"/>
    </w:p>
    <w:p w14:paraId="1C9FE693" w14:textId="787C5070" w:rsidR="004B296C" w:rsidRDefault="004B296C" w:rsidP="002A6801">
      <w:pPr>
        <w:pStyle w:val="ListParagraph"/>
        <w:numPr>
          <w:ilvl w:val="0"/>
          <w:numId w:val="34"/>
        </w:numPr>
      </w:pPr>
      <w:r>
        <w:t xml:space="preserve">Remove bundle Options from </w:t>
      </w:r>
      <w:proofErr w:type="gramStart"/>
      <w:r>
        <w:t>cart</w:t>
      </w:r>
      <w:proofErr w:type="gramEnd"/>
    </w:p>
    <w:p w14:paraId="5426D1B2" w14:textId="3D330020" w:rsidR="004B296C" w:rsidRDefault="004B296C" w:rsidP="002A6801">
      <w:pPr>
        <w:pStyle w:val="ListParagraph"/>
        <w:numPr>
          <w:ilvl w:val="0"/>
          <w:numId w:val="34"/>
        </w:numPr>
      </w:pPr>
      <w:r>
        <w:t xml:space="preserve">On change of currency update prices of cart as per selected currencies </w:t>
      </w:r>
    </w:p>
    <w:p w14:paraId="6898AF5A" w14:textId="17422483" w:rsidR="00FE0934" w:rsidRDefault="00FE0934" w:rsidP="002A6801">
      <w:pPr>
        <w:pStyle w:val="ListParagraph"/>
        <w:numPr>
          <w:ilvl w:val="0"/>
          <w:numId w:val="34"/>
        </w:numPr>
      </w:pPr>
      <w:r>
        <w:t>Multi-save Discount</w:t>
      </w:r>
    </w:p>
    <w:p w14:paraId="5F7F6D09" w14:textId="121B5EF9" w:rsidR="00FE0934" w:rsidRDefault="00FE0934" w:rsidP="00FE0934">
      <w:pPr>
        <w:pStyle w:val="ListParagraph"/>
        <w:numPr>
          <w:ilvl w:val="1"/>
          <w:numId w:val="34"/>
        </w:numPr>
      </w:pPr>
      <w:r>
        <w:t xml:space="preserve">It is configured at affiliate </w:t>
      </w:r>
      <w:proofErr w:type="gramStart"/>
      <w:r>
        <w:t>level</w:t>
      </w:r>
      <w:proofErr w:type="gramEnd"/>
      <w:r>
        <w:t xml:space="preserve"> </w:t>
      </w:r>
    </w:p>
    <w:p w14:paraId="3F172669" w14:textId="14A9638A" w:rsidR="00FE0934" w:rsidRDefault="00FE0934" w:rsidP="00FE0934">
      <w:pPr>
        <w:pStyle w:val="ListParagraph"/>
        <w:numPr>
          <w:ilvl w:val="1"/>
          <w:numId w:val="34"/>
        </w:numPr>
      </w:pPr>
      <w:r>
        <w:t>If its yes, then user will get additional discount on adding 2</w:t>
      </w:r>
      <w:r w:rsidRPr="00FE0934">
        <w:rPr>
          <w:vertAlign w:val="superscript"/>
        </w:rPr>
        <w:t>nd</w:t>
      </w:r>
      <w:r>
        <w:t xml:space="preserve"> product option in </w:t>
      </w:r>
      <w:proofErr w:type="gramStart"/>
      <w:r>
        <w:t>cart</w:t>
      </w:r>
      <w:proofErr w:type="gramEnd"/>
    </w:p>
    <w:p w14:paraId="6353A6DD" w14:textId="5344EE12" w:rsidR="00FE0934" w:rsidRDefault="00FE0934" w:rsidP="00FE0934">
      <w:pPr>
        <w:pStyle w:val="ListParagraph"/>
        <w:numPr>
          <w:ilvl w:val="1"/>
          <w:numId w:val="34"/>
        </w:numPr>
      </w:pPr>
      <w:r>
        <w:t xml:space="preserve">Discount can’t go beyond max </w:t>
      </w:r>
      <w:proofErr w:type="gramStart"/>
      <w:r>
        <w:t>capping</w:t>
      </w:r>
      <w:proofErr w:type="gramEnd"/>
    </w:p>
    <w:p w14:paraId="166DF93D" w14:textId="0DFD4ED2" w:rsidR="00FE0934" w:rsidRDefault="00FE0934" w:rsidP="00FE0934">
      <w:pPr>
        <w:pStyle w:val="ListParagraph"/>
        <w:numPr>
          <w:ilvl w:val="1"/>
          <w:numId w:val="34"/>
        </w:numPr>
      </w:pPr>
      <w:r>
        <w:t xml:space="preserve">Max Discount Capping can be as per </w:t>
      </w:r>
      <w:proofErr w:type="gramStart"/>
      <w:r>
        <w:t>currencies</w:t>
      </w:r>
      <w:proofErr w:type="gramEnd"/>
      <w:r>
        <w:t xml:space="preserve"> </w:t>
      </w:r>
    </w:p>
    <w:p w14:paraId="622FAFEA" w14:textId="00EB5C84" w:rsidR="00FE0934" w:rsidRDefault="00FE0934" w:rsidP="00FE0934">
      <w:pPr>
        <w:pStyle w:val="ListParagraph"/>
        <w:numPr>
          <w:ilvl w:val="0"/>
          <w:numId w:val="34"/>
        </w:numPr>
      </w:pPr>
      <w:r>
        <w:t xml:space="preserve">Check for Discount Process in bumble API for after any change in cart to have updated price of the </w:t>
      </w:r>
      <w:proofErr w:type="gramStart"/>
      <w:r>
        <w:t>cart</w:t>
      </w:r>
      <w:proofErr w:type="gramEnd"/>
      <w:r>
        <w:t xml:space="preserve"> </w:t>
      </w:r>
    </w:p>
    <w:p w14:paraId="6048E88D" w14:textId="03EB020A" w:rsidR="00DB3A3D" w:rsidRDefault="00DB3A3D" w:rsidP="00DB3A3D">
      <w:pPr>
        <w:pStyle w:val="ListParagraph"/>
        <w:ind w:start="54pt"/>
      </w:pPr>
    </w:p>
    <w:p w14:paraId="69B9FF50" w14:textId="312887C0" w:rsidR="00551B72" w:rsidRDefault="00551B72" w:rsidP="00DB3A3D">
      <w:pPr>
        <w:pStyle w:val="ListParagraph"/>
        <w:ind w:start="54pt"/>
      </w:pPr>
    </w:p>
    <w:p w14:paraId="7AEC8EDD" w14:textId="6031A460" w:rsidR="00C31BB5" w:rsidRDefault="00C31BB5" w:rsidP="00DB3A3D">
      <w:pPr>
        <w:pStyle w:val="ListParagraph"/>
        <w:ind w:start="54pt"/>
      </w:pPr>
    </w:p>
    <w:p w14:paraId="6B7BECE2" w14:textId="77777777" w:rsidR="00C31BB5" w:rsidRDefault="00C31BB5" w:rsidP="00DB3A3D">
      <w:pPr>
        <w:pStyle w:val="ListParagraph"/>
        <w:ind w:start="54pt"/>
      </w:pPr>
    </w:p>
    <w:p w14:paraId="6F9E3387" w14:textId="77777777" w:rsidR="00DB3A3D" w:rsidRDefault="00DB3A3D" w:rsidP="00DB3A3D">
      <w:pPr>
        <w:pStyle w:val="Heading3"/>
      </w:pPr>
      <w:bookmarkStart w:id="23" w:name="_Toc162358355"/>
      <w:r>
        <w:lastRenderedPageBreak/>
        <w:t>Data to fetch from</w:t>
      </w:r>
      <w:bookmarkEnd w:id="23"/>
      <w:r>
        <w:t xml:space="preserve"> </w:t>
      </w:r>
    </w:p>
    <w:p w14:paraId="27F2A3EC" w14:textId="60BB5958" w:rsidR="002A6801" w:rsidRDefault="00DB3A3D" w:rsidP="00491EBA">
      <w:pPr>
        <w:pStyle w:val="ListParagraph"/>
        <w:numPr>
          <w:ilvl w:val="0"/>
          <w:numId w:val="34"/>
        </w:numPr>
      </w:pPr>
      <w:r>
        <w:t xml:space="preserve">Use Bumblebee API to </w:t>
      </w:r>
      <w:proofErr w:type="spellStart"/>
      <w:r>
        <w:t>syc</w:t>
      </w:r>
      <w:proofErr w:type="spellEnd"/>
      <w:r>
        <w:t xml:space="preserve"> </w:t>
      </w:r>
      <w:proofErr w:type="gramStart"/>
      <w:r>
        <w:t>prices</w:t>
      </w:r>
      <w:proofErr w:type="gramEnd"/>
      <w:r>
        <w:t xml:space="preserve"> </w:t>
      </w:r>
    </w:p>
    <w:p w14:paraId="5524EB28" w14:textId="56E93063" w:rsidR="00DB3A3D" w:rsidRDefault="00DB3A3D" w:rsidP="00491EBA">
      <w:pPr>
        <w:pStyle w:val="ListParagraph"/>
        <w:numPr>
          <w:ilvl w:val="0"/>
          <w:numId w:val="34"/>
        </w:numPr>
      </w:pPr>
      <w:r>
        <w:t xml:space="preserve">Use Bumblebee API to process </w:t>
      </w:r>
      <w:proofErr w:type="gramStart"/>
      <w:r>
        <w:t>discount</w:t>
      </w:r>
      <w:proofErr w:type="gramEnd"/>
    </w:p>
    <w:p w14:paraId="6FFC2B8E" w14:textId="7D42C006" w:rsidR="00DB3A3D" w:rsidRDefault="00DB3A3D" w:rsidP="00491EBA">
      <w:pPr>
        <w:pStyle w:val="ListParagraph"/>
        <w:numPr>
          <w:ilvl w:val="0"/>
          <w:numId w:val="34"/>
        </w:numPr>
      </w:pPr>
      <w:r>
        <w:t xml:space="preserve">Use Bumblebee API from cart page onwards to booking confirmation. </w:t>
      </w:r>
    </w:p>
    <w:p w14:paraId="07E763F4" w14:textId="261C1F8A" w:rsidR="00491EBA" w:rsidRDefault="00491EBA" w:rsidP="00491EBA">
      <w:pPr>
        <w:ind w:start="36pt"/>
      </w:pPr>
      <w:r>
        <w:t xml:space="preserve">Use Bumblebee API for further operation from cart page </w:t>
      </w:r>
      <w:proofErr w:type="gramStart"/>
      <w:r>
        <w:t>onwards :</w:t>
      </w:r>
      <w:proofErr w:type="gramEnd"/>
    </w:p>
    <w:p w14:paraId="138F2A52" w14:textId="19FFDDA9" w:rsidR="00491EBA" w:rsidRDefault="00491EBA" w:rsidP="00491EBA">
      <w:pPr>
        <w:ind w:start="36pt"/>
      </w:pPr>
      <w:r>
        <w:t xml:space="preserve">  </w:t>
      </w:r>
    </w:p>
    <w:p w14:paraId="18D97C7D" w14:textId="267F0E61" w:rsidR="00491EBA" w:rsidRDefault="00491EBA" w:rsidP="00491EBA">
      <w:pPr>
        <w:pStyle w:val="ListParagraph"/>
        <w:numPr>
          <w:ilvl w:val="0"/>
          <w:numId w:val="34"/>
        </w:numPr>
      </w:pPr>
      <w:r>
        <w:t xml:space="preserve">Discount </w:t>
      </w:r>
      <w:proofErr w:type="gramStart"/>
      <w:r>
        <w:t>coupon</w:t>
      </w:r>
      <w:proofErr w:type="gramEnd"/>
      <w:r>
        <w:t xml:space="preserve"> </w:t>
      </w:r>
    </w:p>
    <w:p w14:paraId="6A897DA8" w14:textId="7D038EFD" w:rsidR="00491EBA" w:rsidRDefault="00491EBA" w:rsidP="00491EBA">
      <w:pPr>
        <w:pStyle w:val="ListParagraph"/>
        <w:numPr>
          <w:ilvl w:val="0"/>
          <w:numId w:val="34"/>
        </w:numPr>
      </w:pPr>
      <w:r>
        <w:t xml:space="preserve">Payment extra detail </w:t>
      </w:r>
    </w:p>
    <w:p w14:paraId="37A6835A" w14:textId="639E2BCD" w:rsidR="00491EBA" w:rsidRDefault="00491EBA" w:rsidP="00491EBA">
      <w:pPr>
        <w:pStyle w:val="ListParagraph"/>
        <w:numPr>
          <w:ilvl w:val="0"/>
          <w:numId w:val="34"/>
        </w:numPr>
      </w:pPr>
      <w:proofErr w:type="spellStart"/>
      <w:r>
        <w:t>CreateBooking</w:t>
      </w:r>
      <w:proofErr w:type="spellEnd"/>
      <w:r>
        <w:t xml:space="preserve"> from cart</w:t>
      </w:r>
    </w:p>
    <w:p w14:paraId="0A09EE10" w14:textId="6429DAF5" w:rsidR="00491EBA" w:rsidRDefault="00491EBA" w:rsidP="00491EBA">
      <w:pPr>
        <w:pStyle w:val="ListParagraph"/>
        <w:numPr>
          <w:ilvl w:val="0"/>
          <w:numId w:val="34"/>
        </w:numPr>
      </w:pPr>
      <w:proofErr w:type="spellStart"/>
      <w:r>
        <w:t>CreateBookingCallback</w:t>
      </w:r>
      <w:proofErr w:type="spellEnd"/>
      <w:r>
        <w:t xml:space="preserve"> </w:t>
      </w:r>
    </w:p>
    <w:p w14:paraId="39FE9189" w14:textId="0CD1D6CD" w:rsidR="00491EBA" w:rsidRDefault="00491EBA" w:rsidP="00491EBA">
      <w:pPr>
        <w:pStyle w:val="ListParagraph"/>
        <w:numPr>
          <w:ilvl w:val="0"/>
          <w:numId w:val="34"/>
        </w:numPr>
      </w:pPr>
      <w:proofErr w:type="spellStart"/>
      <w:r>
        <w:t>BookingDetails</w:t>
      </w:r>
      <w:proofErr w:type="spellEnd"/>
      <w:r>
        <w:t xml:space="preserve"> </w:t>
      </w:r>
    </w:p>
    <w:p w14:paraId="607C6868" w14:textId="0272DC2D" w:rsidR="00DB3A3D" w:rsidRDefault="00491EBA" w:rsidP="00491EBA">
      <w:pPr>
        <w:pStyle w:val="ListParagraph"/>
        <w:numPr>
          <w:ilvl w:val="0"/>
          <w:numId w:val="34"/>
        </w:numPr>
      </w:pPr>
      <w:r>
        <w:t xml:space="preserve">Voucher </w:t>
      </w:r>
    </w:p>
    <w:p w14:paraId="0B754E8B" w14:textId="12C98F87" w:rsidR="00C31BB5" w:rsidRDefault="00C31BB5" w:rsidP="00C31BB5">
      <w:pPr>
        <w:pStyle w:val="Heading3"/>
      </w:pPr>
      <w:bookmarkStart w:id="24" w:name="_Toc162358356"/>
      <w:r>
        <w:t>Example</w:t>
      </w:r>
      <w:bookmarkEnd w:id="24"/>
      <w:r>
        <w:t xml:space="preserve"> </w:t>
      </w:r>
    </w:p>
    <w:p w14:paraId="5993F659" w14:textId="1C5E990A" w:rsidR="00C31BB5" w:rsidRDefault="00C31BB5" w:rsidP="00C31BB5"/>
    <w:p w14:paraId="7421CCE7" w14:textId="5A579924" w:rsidR="00C31BB5" w:rsidRDefault="00C31BB5" w:rsidP="00C31BB5">
      <w:r>
        <mc:AlternateContent>
          <mc:Choice Requires="v">
            <w:object w:dxaOrig="75.85pt" w:dyaOrig="49.95pt" w14:anchorId="7EECB7E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6pt;height:50pt" o:ole="">
                <v:imagedata r:id="rId19" o:title=""/>
              </v:shape>
              <o:OLEObject Type="Embed" ProgID="Package" ShapeID="_x0000_i1025" DrawAspect="Icon" ObjectID="_1772971105" r:id="rId20"/>
            </w:object>
          </mc:Choice>
          <mc:Fallback>
            <w:object>
              <w:drawing>
                <wp:inline distT="0" distB="0" distL="0" distR="0" wp14:anchorId="15942BF0" wp14:editId="649B5FE9">
                  <wp:extent cx="965200" cy="635000"/>
                  <wp:effectExtent l="0" t="0" r="0" b="0"/>
                  <wp:docPr id="729626000" name="Object 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Object 1"/>
                          <pic:cNvPicPr>
                            <a:picLocks noChangeAspect="1" noChangeArrowheads="1"/>
                            <a:extLst>
                              <a:ext uri="{837473B0-CC2E-450a-ABE3-18F120FF3D37}">
                                <a15:objectPr xmlns:a15="http://schemas.microsoft.com/office/drawing/2012/main" objectId="_1772971105" isActiveX="0" linkType=""/>
                              </a:ext>
                            </a:extLst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objectEmbed w:drawAspect="icon" r:id="rId20" w:progId="Package" w:shapeId="729" w:fieldCodes=""/>
            </w:object>
          </mc:Fallback>
        </mc:AlternateContent>
      </w:r>
    </w:p>
    <w:p w14:paraId="3DB562E9" w14:textId="72A04D66" w:rsidR="00491EBA" w:rsidRDefault="00491EBA">
      <w:pPr>
        <w:rPr>
          <w:rFonts w:asciiTheme="minorHAnsi" w:eastAsiaTheme="minorHAnsi" w:hAnsiTheme="minorHAnsi" w:cstheme="minorBidi"/>
          <w:sz w:val="22"/>
          <w:szCs w:val="22"/>
          <w:lang w:val="en-IN"/>
        </w:rPr>
      </w:pPr>
      <w:r>
        <w:br w:type="page"/>
      </w:r>
    </w:p>
    <w:p w14:paraId="0AC62A35" w14:textId="77777777" w:rsidR="00491EBA" w:rsidRDefault="00491EBA" w:rsidP="00491EBA">
      <w:pPr>
        <w:pStyle w:val="ListParagraph"/>
        <w:ind w:start="54pt"/>
      </w:pPr>
    </w:p>
    <w:p w14:paraId="53288BC8" w14:textId="65E243AC" w:rsidR="005D0736" w:rsidRPr="005D0736" w:rsidRDefault="005D0736" w:rsidP="005D0736">
      <w:pPr>
        <w:pStyle w:val="Heading1"/>
      </w:pPr>
      <w:bookmarkStart w:id="25" w:name="_Toc162358357"/>
      <w:r>
        <w:t>Other code implementations at site end</w:t>
      </w:r>
      <w:bookmarkEnd w:id="25"/>
    </w:p>
    <w:p w14:paraId="68CDFFBC" w14:textId="77777777" w:rsidR="00404B3A" w:rsidRDefault="00404B3A" w:rsidP="00404B3A">
      <w:pPr>
        <w:pStyle w:val="Heading4"/>
      </w:pPr>
      <w:r>
        <w:t>Session management</w:t>
      </w:r>
    </w:p>
    <w:p w14:paraId="41D8B340" w14:textId="77777777" w:rsidR="00404B3A" w:rsidRDefault="00404B3A" w:rsidP="00404B3A">
      <w:pPr>
        <w:pStyle w:val="Heading4"/>
      </w:pPr>
      <w:r>
        <w:t xml:space="preserve">Login Management </w:t>
      </w:r>
    </w:p>
    <w:p w14:paraId="316183EE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Facebook </w:t>
      </w:r>
    </w:p>
    <w:p w14:paraId="050F0799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Google </w:t>
      </w:r>
    </w:p>
    <w:p w14:paraId="2CA32CA9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>Site’s login</w:t>
      </w:r>
    </w:p>
    <w:p w14:paraId="0AF50C17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Logged in user’s cart is saved into database, it is used for sending </w:t>
      </w:r>
      <w:proofErr w:type="gramStart"/>
      <w:r>
        <w:t>campaign</w:t>
      </w:r>
      <w:proofErr w:type="gramEnd"/>
      <w:r>
        <w:t xml:space="preserve"> </w:t>
      </w:r>
    </w:p>
    <w:p w14:paraId="75DD86C6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>If user does not book and leave site and when he retunes and login the cart is restored from db on Login event.</w:t>
      </w:r>
    </w:p>
    <w:p w14:paraId="4E885184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>Options in cart if are of past travel dated then such options are removed from cart.</w:t>
      </w:r>
    </w:p>
    <w:p w14:paraId="5EAC0AE5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For </w:t>
      </w:r>
      <w:proofErr w:type="gramStart"/>
      <w:r>
        <w:t>option</w:t>
      </w:r>
      <w:proofErr w:type="gramEnd"/>
      <w:r>
        <w:t xml:space="preserve"> with future date are again recheck for availability and added as per previously added criteria </w:t>
      </w:r>
    </w:p>
    <w:p w14:paraId="092ADA26" w14:textId="77777777" w:rsidR="00404B3A" w:rsidRDefault="00404B3A" w:rsidP="00404B3A">
      <w:pPr>
        <w:pStyle w:val="Heading4"/>
      </w:pPr>
      <w:r>
        <w:t xml:space="preserve">Caching Strategy </w:t>
      </w:r>
    </w:p>
    <w:p w14:paraId="4BFF86F2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All data for the site is cached in site’s memory upto product </w:t>
      </w:r>
      <w:proofErr w:type="gramStart"/>
      <w:r>
        <w:t>page</w:t>
      </w:r>
      <w:proofErr w:type="gramEnd"/>
    </w:p>
    <w:p w14:paraId="24E8D306" w14:textId="77777777" w:rsidR="00404B3A" w:rsidRDefault="00404B3A" w:rsidP="00404B3A">
      <w:pPr>
        <w:pStyle w:val="ListParagraph"/>
        <w:ind w:start="54pt"/>
      </w:pPr>
    </w:p>
    <w:p w14:paraId="12F4503E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Cached data varies as per affiliated and language </w:t>
      </w:r>
      <w:proofErr w:type="gramStart"/>
      <w:r>
        <w:t>code</w:t>
      </w:r>
      <w:proofErr w:type="gramEnd"/>
    </w:p>
    <w:p w14:paraId="41B723CE" w14:textId="77777777" w:rsidR="00404B3A" w:rsidRDefault="00404B3A" w:rsidP="00404B3A">
      <w:pPr>
        <w:pStyle w:val="ListParagraph"/>
        <w:ind w:start="54pt"/>
      </w:pPr>
    </w:p>
    <w:p w14:paraId="29E5620A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Product data varies as per affiliate id, currency code and language </w:t>
      </w:r>
      <w:proofErr w:type="gramStart"/>
      <w:r>
        <w:t>code</w:t>
      </w:r>
      <w:proofErr w:type="gramEnd"/>
      <w:r>
        <w:t xml:space="preserve"> </w:t>
      </w:r>
    </w:p>
    <w:p w14:paraId="5FEEE90E" w14:textId="77777777" w:rsidR="00404B3A" w:rsidRDefault="00404B3A" w:rsidP="00404B3A">
      <w:pPr>
        <w:pStyle w:val="ListParagraph"/>
      </w:pPr>
    </w:p>
    <w:p w14:paraId="6B6FAC9A" w14:textId="77777777" w:rsidR="00404B3A" w:rsidRDefault="00404B3A" w:rsidP="00404B3A">
      <w:pPr>
        <w:pStyle w:val="ListParagraph"/>
        <w:numPr>
          <w:ilvl w:val="0"/>
          <w:numId w:val="29"/>
        </w:numPr>
      </w:pPr>
      <w:r>
        <w:t xml:space="preserve">Data being </w:t>
      </w:r>
      <w:proofErr w:type="gramStart"/>
      <w:r>
        <w:t>cached</w:t>
      </w:r>
      <w:proofErr w:type="gramEnd"/>
      <w:r>
        <w:t xml:space="preserve"> </w:t>
      </w:r>
    </w:p>
    <w:p w14:paraId="363D8D14" w14:textId="77777777" w:rsidR="00404B3A" w:rsidRDefault="00404B3A" w:rsidP="00404B3A">
      <w:pPr>
        <w:pStyle w:val="ListParagraph"/>
      </w:pPr>
    </w:p>
    <w:p w14:paraId="7259F8ED" w14:textId="77777777" w:rsidR="00404B3A" w:rsidRDefault="00404B3A" w:rsidP="00404B3A">
      <w:pPr>
        <w:pStyle w:val="ListParagraph"/>
        <w:numPr>
          <w:ilvl w:val="1"/>
          <w:numId w:val="29"/>
        </w:numPr>
      </w:pPr>
      <w:r>
        <w:t xml:space="preserve">Hope </w:t>
      </w:r>
      <w:proofErr w:type="gramStart"/>
      <w:r>
        <w:t>page</w:t>
      </w:r>
      <w:proofErr w:type="gramEnd"/>
    </w:p>
    <w:p w14:paraId="00AF92F0" w14:textId="77777777" w:rsidR="00404B3A" w:rsidRDefault="00404B3A" w:rsidP="00404B3A">
      <w:pPr>
        <w:pStyle w:val="ListParagraph"/>
        <w:numPr>
          <w:ilvl w:val="1"/>
          <w:numId w:val="29"/>
        </w:numPr>
      </w:pPr>
      <w:r>
        <w:t>Landing Page</w:t>
      </w:r>
    </w:p>
    <w:p w14:paraId="6AA4B7F5" w14:textId="77777777" w:rsidR="00404B3A" w:rsidRDefault="00404B3A" w:rsidP="00404B3A">
      <w:pPr>
        <w:pStyle w:val="ListParagraph"/>
        <w:numPr>
          <w:ilvl w:val="1"/>
          <w:numId w:val="29"/>
        </w:numPr>
      </w:pPr>
      <w:r>
        <w:t>Product page (Except check availability result)</w:t>
      </w:r>
    </w:p>
    <w:p w14:paraId="4C3229BD" w14:textId="77777777" w:rsidR="00404B3A" w:rsidRDefault="00404B3A" w:rsidP="00404B3A">
      <w:pPr>
        <w:pStyle w:val="ListParagraph"/>
        <w:numPr>
          <w:ilvl w:val="1"/>
          <w:numId w:val="29"/>
        </w:numPr>
      </w:pPr>
      <w:r>
        <w:t xml:space="preserve">Affiliate </w:t>
      </w:r>
      <w:proofErr w:type="gramStart"/>
      <w:r>
        <w:t>data</w:t>
      </w:r>
      <w:proofErr w:type="gramEnd"/>
      <w:r>
        <w:t xml:space="preserve"> </w:t>
      </w:r>
    </w:p>
    <w:p w14:paraId="3B782701" w14:textId="77777777" w:rsidR="00404B3A" w:rsidRDefault="00404B3A" w:rsidP="00404B3A">
      <w:pPr>
        <w:pStyle w:val="ListParagraph"/>
        <w:numPr>
          <w:ilvl w:val="1"/>
          <w:numId w:val="29"/>
        </w:numPr>
      </w:pPr>
      <w:r>
        <w:t>SEO URL mappings</w:t>
      </w:r>
    </w:p>
    <w:p w14:paraId="0B7D280F" w14:textId="77777777" w:rsidR="00404B3A" w:rsidRDefault="00404B3A" w:rsidP="00404B3A">
      <w:pPr>
        <w:pStyle w:val="ListParagraph"/>
        <w:numPr>
          <w:ilvl w:val="1"/>
          <w:numId w:val="29"/>
        </w:numPr>
      </w:pPr>
      <w:r w:rsidRPr="00D52B7E">
        <w:t>Product</w:t>
      </w:r>
      <w:r>
        <w:t xml:space="preserve"> </w:t>
      </w:r>
      <w:r w:rsidRPr="00D52B7E">
        <w:t>List as per regions and destination</w:t>
      </w:r>
    </w:p>
    <w:p w14:paraId="5B7680FE" w14:textId="77777777" w:rsidR="00404B3A" w:rsidRDefault="00404B3A" w:rsidP="00404B3A">
      <w:pPr>
        <w:pStyle w:val="ListParagraph"/>
        <w:numPr>
          <w:ilvl w:val="1"/>
          <w:numId w:val="29"/>
        </w:numPr>
      </w:pPr>
      <w:r>
        <w:t>C</w:t>
      </w:r>
      <w:r w:rsidRPr="00D52B7E">
        <w:t>urrenc</w:t>
      </w:r>
      <w:r>
        <w:t xml:space="preserve">ies </w:t>
      </w:r>
    </w:p>
    <w:p w14:paraId="6C3F7D4B" w14:textId="77777777" w:rsidR="00404B3A" w:rsidRDefault="00404B3A" w:rsidP="00404B3A">
      <w:pPr>
        <w:pStyle w:val="ListParagraph"/>
        <w:numPr>
          <w:ilvl w:val="1"/>
          <w:numId w:val="29"/>
        </w:numPr>
      </w:pPr>
      <w:r>
        <w:t>Other master data if needed.</w:t>
      </w:r>
    </w:p>
    <w:p w14:paraId="5AB68B19" w14:textId="48387AB4" w:rsidR="00404B3A" w:rsidRDefault="00404B3A" w:rsidP="00404B3A">
      <w:pPr>
        <w:pStyle w:val="ListParagraph"/>
        <w:numPr>
          <w:ilvl w:val="1"/>
          <w:numId w:val="29"/>
        </w:numPr>
      </w:pPr>
      <w:r>
        <w:t xml:space="preserve">Cached data expires after 2 hour and this duration is configurable from web-config </w:t>
      </w:r>
      <w:proofErr w:type="gramStart"/>
      <w:r>
        <w:t>file</w:t>
      </w:r>
      <w:proofErr w:type="gramEnd"/>
    </w:p>
    <w:p w14:paraId="39C8371A" w14:textId="50F6AB39" w:rsidR="005713A5" w:rsidRDefault="005713A5" w:rsidP="00404B3A">
      <w:pPr>
        <w:pStyle w:val="ListParagraph"/>
        <w:numPr>
          <w:ilvl w:val="1"/>
          <w:numId w:val="29"/>
        </w:numPr>
      </w:pPr>
      <w:r>
        <w:rPr>
          <w:rFonts w:ascii="Consolas" w:hAnsi="Consolas" w:cs="Consolas"/>
          <w:color w:val="000000"/>
          <w:sz w:val="19"/>
          <w:szCs w:val="19"/>
        </w:rPr>
        <w:t>CurrencyExchangeRate</w:t>
      </w:r>
    </w:p>
    <w:p w14:paraId="28032ACE" w14:textId="77777777" w:rsidR="00404B3A" w:rsidRDefault="00404B3A" w:rsidP="00404B3A">
      <w:pPr>
        <w:pStyle w:val="Heading4"/>
      </w:pPr>
      <w:r w:rsidRPr="00611200">
        <w:t xml:space="preserve">SEO </w:t>
      </w:r>
      <w:r w:rsidRPr="00145AEE">
        <w:t>URLS</w:t>
      </w:r>
      <w:r w:rsidRPr="00611200">
        <w:t xml:space="preserve"> mappings</w:t>
      </w:r>
    </w:p>
    <w:p w14:paraId="1C8DE9D2" w14:textId="77777777" w:rsidR="00404B3A" w:rsidRDefault="00404B3A" w:rsidP="00404B3A">
      <w:pPr>
        <w:ind w:start="36pt"/>
      </w:pPr>
      <w:r>
        <w:t xml:space="preserve">SEO mapping </w:t>
      </w:r>
      <w:proofErr w:type="gramStart"/>
      <w:r>
        <w:t>are</w:t>
      </w:r>
      <w:proofErr w:type="gramEnd"/>
      <w:r>
        <w:t xml:space="preserve"> </w:t>
      </w:r>
      <w:proofErr w:type="gramStart"/>
      <w:r>
        <w:t>crucial</w:t>
      </w:r>
      <w:proofErr w:type="gramEnd"/>
      <w:r>
        <w:t xml:space="preserve"> part of site code and it take care of dynamic URL mapping. In site all URLS </w:t>
      </w:r>
      <w:proofErr w:type="gramStart"/>
      <w:r>
        <w:t>upto</w:t>
      </w:r>
      <w:proofErr w:type="gramEnd"/>
      <w:r>
        <w:t xml:space="preserve"> Product page and corporate pages are SEO friendly URLS.</w:t>
      </w:r>
    </w:p>
    <w:p w14:paraId="0B4FCD9F" w14:textId="77777777" w:rsidR="00404B3A" w:rsidRDefault="00404B3A" w:rsidP="00404B3A">
      <w:pPr>
        <w:ind w:start="36pt"/>
      </w:pPr>
      <w:r>
        <w:t xml:space="preserve">These are translated into ids by code to fetch respective resource data from db and </w:t>
      </w:r>
      <w:proofErr w:type="gramStart"/>
      <w:r>
        <w:t>API’s</w:t>
      </w:r>
      <w:proofErr w:type="gramEnd"/>
    </w:p>
    <w:p w14:paraId="0F90064F" w14:textId="77777777" w:rsidR="00404B3A" w:rsidRDefault="00404B3A" w:rsidP="00404B3A">
      <w:pPr>
        <w:ind w:start="36pt"/>
      </w:pPr>
    </w:p>
    <w:p w14:paraId="234ECB5C" w14:textId="77777777" w:rsidR="00404B3A" w:rsidRDefault="00404B3A" w:rsidP="00404B3A">
      <w:pPr>
        <w:pStyle w:val="Heading4"/>
      </w:pPr>
      <w:r>
        <w:t xml:space="preserve">  R</w:t>
      </w:r>
      <w:r w:rsidRPr="00145AEE">
        <w:t>edirection rules</w:t>
      </w:r>
    </w:p>
    <w:p w14:paraId="20DC46EA" w14:textId="77777777" w:rsidR="00404B3A" w:rsidRDefault="00404B3A" w:rsidP="00404B3A">
      <w:pPr>
        <w:ind w:start="36pt"/>
      </w:pPr>
      <w:r>
        <w:t xml:space="preserve">Site’s code and IIS take </w:t>
      </w:r>
      <w:proofErr w:type="gramStart"/>
      <w:r>
        <w:t>cares</w:t>
      </w:r>
      <w:proofErr w:type="gramEnd"/>
      <w:r>
        <w:t xml:space="preserve"> of all the redirections for destination pages and product pages.</w:t>
      </w:r>
    </w:p>
    <w:p w14:paraId="3CE859EC" w14:textId="77777777" w:rsidR="00404B3A" w:rsidRPr="00145AEE" w:rsidRDefault="00404B3A" w:rsidP="004B296C">
      <w:pPr>
        <w:ind w:start="36pt"/>
      </w:pPr>
    </w:p>
    <w:p w14:paraId="356FC9DD" w14:textId="77777777" w:rsidR="004B296C" w:rsidRPr="00145AEE" w:rsidRDefault="004B296C" w:rsidP="00145AEE">
      <w:pPr>
        <w:ind w:start="36pt"/>
      </w:pPr>
    </w:p>
    <w:sectPr w:rsidR="004B296C" w:rsidRPr="00145AEE" w:rsidSect="009D3B11">
      <w:pgSz w:w="595pt" w:h="841.90pt"/>
      <w:pgMar w:top="35.95pt" w:right="36.30pt" w:bottom="72pt" w:left="36pt" w:header="0pt" w:footer="0pt" w:gutter="0pt"/>
      <w:pgNumType w:start="0"/>
      <w:cols w:space="0pt" w:equalWidth="0">
        <w:col w:w="523pt"/>
      </w:cols>
      <w:titlePg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characterSet="iso-8859-1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:abstractNum w:abstractNumId="0" w15:restartNumberingAfterBreak="0">
    <w:nsid w:val="00000001"/>
    <w:multiLevelType w:val="hybridMultilevel"/>
    <w:tmpl w:val="46E87CCC"/>
    <w:lvl w:ilvl="0" w:tplc="417229B6">
      <w:start w:val="1"/>
      <w:numFmt w:val="bullet"/>
      <w:lvlText w:val=""/>
      <w:lvlJc w:val="start"/>
    </w:lvl>
    <w:lvl w:ilvl="1" w:tplc="AC640408">
      <w:start w:val="1"/>
      <w:numFmt w:val="bullet"/>
      <w:lvlText w:val=""/>
      <w:lvlJc w:val="start"/>
    </w:lvl>
    <w:lvl w:ilvl="2" w:tplc="22D6D67E">
      <w:start w:val="1"/>
      <w:numFmt w:val="bullet"/>
      <w:lvlText w:val=""/>
      <w:lvlJc w:val="start"/>
    </w:lvl>
    <w:lvl w:ilvl="3" w:tplc="213C62C4">
      <w:start w:val="1"/>
      <w:numFmt w:val="bullet"/>
      <w:lvlText w:val=""/>
      <w:lvlJc w:val="start"/>
    </w:lvl>
    <w:lvl w:ilvl="4" w:tplc="4F282A3C">
      <w:start w:val="1"/>
      <w:numFmt w:val="bullet"/>
      <w:lvlText w:val=""/>
      <w:lvlJc w:val="start"/>
    </w:lvl>
    <w:lvl w:ilvl="5" w:tplc="B79E99E6">
      <w:start w:val="1"/>
      <w:numFmt w:val="bullet"/>
      <w:lvlText w:val=""/>
      <w:lvlJc w:val="start"/>
    </w:lvl>
    <w:lvl w:ilvl="6" w:tplc="BBC89C00">
      <w:start w:val="1"/>
      <w:numFmt w:val="bullet"/>
      <w:lvlText w:val=""/>
      <w:lvlJc w:val="start"/>
    </w:lvl>
    <w:lvl w:ilvl="7" w:tplc="33EC4DC4">
      <w:start w:val="1"/>
      <w:numFmt w:val="bullet"/>
      <w:lvlText w:val=""/>
      <w:lvlJc w:val="start"/>
    </w:lvl>
    <w:lvl w:ilvl="8" w:tplc="DA7EA0FA">
      <w:start w:val="1"/>
      <w:numFmt w:val="bullet"/>
      <w:lvlText w:val=""/>
      <w:lvlJc w:val="start"/>
    </w:lvl>
  </w:abstractNum>
  <w:abstractNum w:abstractNumId="1" w15:restartNumberingAfterBreak="0">
    <w:nsid w:val="00000002"/>
    <w:multiLevelType w:val="hybridMultilevel"/>
    <w:tmpl w:val="3D1B58BA"/>
    <w:lvl w:ilvl="0" w:tplc="2BAE2AA8">
      <w:start w:val="1"/>
      <w:numFmt w:val="bullet"/>
      <w:lvlText w:val=","/>
      <w:lvlJc w:val="start"/>
    </w:lvl>
    <w:lvl w:ilvl="1" w:tplc="EBD4C33C">
      <w:start w:val="1"/>
      <w:numFmt w:val="bullet"/>
      <w:lvlText w:val=""/>
      <w:lvlJc w:val="start"/>
    </w:lvl>
    <w:lvl w:ilvl="2" w:tplc="4B742F00">
      <w:start w:val="1"/>
      <w:numFmt w:val="bullet"/>
      <w:lvlText w:val=""/>
      <w:lvlJc w:val="start"/>
    </w:lvl>
    <w:lvl w:ilvl="3" w:tplc="6EA40F4E">
      <w:start w:val="1"/>
      <w:numFmt w:val="bullet"/>
      <w:lvlText w:val=""/>
      <w:lvlJc w:val="start"/>
    </w:lvl>
    <w:lvl w:ilvl="4" w:tplc="9F90CC04">
      <w:start w:val="1"/>
      <w:numFmt w:val="bullet"/>
      <w:lvlText w:val=""/>
      <w:lvlJc w:val="start"/>
    </w:lvl>
    <w:lvl w:ilvl="5" w:tplc="322E6B10">
      <w:start w:val="1"/>
      <w:numFmt w:val="bullet"/>
      <w:lvlText w:val=""/>
      <w:lvlJc w:val="start"/>
    </w:lvl>
    <w:lvl w:ilvl="6" w:tplc="B4CEE920">
      <w:start w:val="1"/>
      <w:numFmt w:val="bullet"/>
      <w:lvlText w:val=""/>
      <w:lvlJc w:val="start"/>
    </w:lvl>
    <w:lvl w:ilvl="7" w:tplc="03D8D9A0">
      <w:start w:val="1"/>
      <w:numFmt w:val="bullet"/>
      <w:lvlText w:val=""/>
      <w:lvlJc w:val="start"/>
    </w:lvl>
    <w:lvl w:ilvl="8" w:tplc="4D402644">
      <w:start w:val="1"/>
      <w:numFmt w:val="bullet"/>
      <w:lvlText w:val=""/>
      <w:lvlJc w:val="start"/>
    </w:lvl>
  </w:abstractNum>
  <w:abstractNum w:abstractNumId="2" w15:restartNumberingAfterBreak="0">
    <w:nsid w:val="00000003"/>
    <w:multiLevelType w:val="hybridMultilevel"/>
    <w:tmpl w:val="507ED7AA"/>
    <w:lvl w:ilvl="0" w:tplc="5F18A6DC">
      <w:start w:val="1"/>
      <w:numFmt w:val="bullet"/>
      <w:lvlText w:val=","/>
      <w:lvlJc w:val="start"/>
    </w:lvl>
    <w:lvl w:ilvl="1" w:tplc="DFAC7F18">
      <w:start w:val="1"/>
      <w:numFmt w:val="bullet"/>
      <w:lvlText w:val=""/>
      <w:lvlJc w:val="start"/>
    </w:lvl>
    <w:lvl w:ilvl="2" w:tplc="425046B2">
      <w:start w:val="1"/>
      <w:numFmt w:val="bullet"/>
      <w:lvlText w:val=""/>
      <w:lvlJc w:val="start"/>
    </w:lvl>
    <w:lvl w:ilvl="3" w:tplc="A5D2DA98">
      <w:start w:val="1"/>
      <w:numFmt w:val="bullet"/>
      <w:lvlText w:val=""/>
      <w:lvlJc w:val="start"/>
    </w:lvl>
    <w:lvl w:ilvl="4" w:tplc="853CF518">
      <w:start w:val="1"/>
      <w:numFmt w:val="bullet"/>
      <w:lvlText w:val=""/>
      <w:lvlJc w:val="start"/>
    </w:lvl>
    <w:lvl w:ilvl="5" w:tplc="5B589802">
      <w:start w:val="1"/>
      <w:numFmt w:val="bullet"/>
      <w:lvlText w:val=""/>
      <w:lvlJc w:val="start"/>
    </w:lvl>
    <w:lvl w:ilvl="6" w:tplc="0008AE6E">
      <w:start w:val="1"/>
      <w:numFmt w:val="bullet"/>
      <w:lvlText w:val=""/>
      <w:lvlJc w:val="start"/>
    </w:lvl>
    <w:lvl w:ilvl="7" w:tplc="4C8852D6">
      <w:start w:val="1"/>
      <w:numFmt w:val="bullet"/>
      <w:lvlText w:val=""/>
      <w:lvlJc w:val="start"/>
    </w:lvl>
    <w:lvl w:ilvl="8" w:tplc="3B14BCD6">
      <w:start w:val="1"/>
      <w:numFmt w:val="bullet"/>
      <w:lvlText w:val=""/>
      <w:lvlJc w:val="start"/>
    </w:lvl>
  </w:abstractNum>
  <w:abstractNum w:abstractNumId="3" w15:restartNumberingAfterBreak="0">
    <w:nsid w:val="00000004"/>
    <w:multiLevelType w:val="hybridMultilevel"/>
    <w:tmpl w:val="2EB141F2"/>
    <w:lvl w:ilvl="0" w:tplc="27B833F4">
      <w:start w:val="1"/>
      <w:numFmt w:val="bullet"/>
      <w:lvlText w:val=","/>
      <w:lvlJc w:val="start"/>
    </w:lvl>
    <w:lvl w:ilvl="1" w:tplc="6A025342">
      <w:start w:val="1"/>
      <w:numFmt w:val="bullet"/>
      <w:lvlText w:val=""/>
      <w:lvlJc w:val="start"/>
    </w:lvl>
    <w:lvl w:ilvl="2" w:tplc="6368E54A">
      <w:start w:val="1"/>
      <w:numFmt w:val="bullet"/>
      <w:lvlText w:val=""/>
      <w:lvlJc w:val="start"/>
    </w:lvl>
    <w:lvl w:ilvl="3" w:tplc="09405162">
      <w:start w:val="1"/>
      <w:numFmt w:val="bullet"/>
      <w:lvlText w:val=""/>
      <w:lvlJc w:val="start"/>
    </w:lvl>
    <w:lvl w:ilvl="4" w:tplc="6DC22876">
      <w:start w:val="1"/>
      <w:numFmt w:val="bullet"/>
      <w:lvlText w:val=""/>
      <w:lvlJc w:val="start"/>
    </w:lvl>
    <w:lvl w:ilvl="5" w:tplc="A82655A2">
      <w:start w:val="1"/>
      <w:numFmt w:val="bullet"/>
      <w:lvlText w:val=""/>
      <w:lvlJc w:val="start"/>
    </w:lvl>
    <w:lvl w:ilvl="6" w:tplc="86FC07E8">
      <w:start w:val="1"/>
      <w:numFmt w:val="bullet"/>
      <w:lvlText w:val=""/>
      <w:lvlJc w:val="start"/>
    </w:lvl>
    <w:lvl w:ilvl="7" w:tplc="CA0A90F2">
      <w:start w:val="1"/>
      <w:numFmt w:val="bullet"/>
      <w:lvlText w:val=""/>
      <w:lvlJc w:val="start"/>
    </w:lvl>
    <w:lvl w:ilvl="8" w:tplc="13FE4AA2">
      <w:start w:val="1"/>
      <w:numFmt w:val="bullet"/>
      <w:lvlText w:val=""/>
      <w:lvlJc w:val="start"/>
    </w:lvl>
  </w:abstractNum>
  <w:abstractNum w:abstractNumId="4" w15:restartNumberingAfterBreak="0">
    <w:nsid w:val="00000005"/>
    <w:multiLevelType w:val="hybridMultilevel"/>
    <w:tmpl w:val="41B71EFA"/>
    <w:lvl w:ilvl="0" w:tplc="8A4E7276">
      <w:start w:val="1"/>
      <w:numFmt w:val="bullet"/>
      <w:lvlText w:val=","/>
      <w:lvlJc w:val="start"/>
    </w:lvl>
    <w:lvl w:ilvl="1" w:tplc="B9EE737A">
      <w:start w:val="1"/>
      <w:numFmt w:val="bullet"/>
      <w:lvlText w:val=""/>
      <w:lvlJc w:val="start"/>
    </w:lvl>
    <w:lvl w:ilvl="2" w:tplc="93EC406E">
      <w:start w:val="1"/>
      <w:numFmt w:val="bullet"/>
      <w:lvlText w:val=""/>
      <w:lvlJc w:val="start"/>
    </w:lvl>
    <w:lvl w:ilvl="3" w:tplc="4816D152">
      <w:start w:val="1"/>
      <w:numFmt w:val="bullet"/>
      <w:lvlText w:val=""/>
      <w:lvlJc w:val="start"/>
    </w:lvl>
    <w:lvl w:ilvl="4" w:tplc="D9E4B772">
      <w:start w:val="1"/>
      <w:numFmt w:val="bullet"/>
      <w:lvlText w:val=""/>
      <w:lvlJc w:val="start"/>
    </w:lvl>
    <w:lvl w:ilvl="5" w:tplc="1248CC1A">
      <w:start w:val="1"/>
      <w:numFmt w:val="bullet"/>
      <w:lvlText w:val=""/>
      <w:lvlJc w:val="start"/>
    </w:lvl>
    <w:lvl w:ilvl="6" w:tplc="A52C1230">
      <w:start w:val="1"/>
      <w:numFmt w:val="bullet"/>
      <w:lvlText w:val=""/>
      <w:lvlJc w:val="start"/>
    </w:lvl>
    <w:lvl w:ilvl="7" w:tplc="0AA26C86">
      <w:start w:val="1"/>
      <w:numFmt w:val="bullet"/>
      <w:lvlText w:val=""/>
      <w:lvlJc w:val="start"/>
    </w:lvl>
    <w:lvl w:ilvl="8" w:tplc="AAE6E418">
      <w:start w:val="1"/>
      <w:numFmt w:val="bullet"/>
      <w:lvlText w:val=""/>
      <w:lvlJc w:val="start"/>
    </w:lvl>
  </w:abstractNum>
  <w:abstractNum w:abstractNumId="5" w15:restartNumberingAfterBreak="0">
    <w:nsid w:val="00000006"/>
    <w:multiLevelType w:val="hybridMultilevel"/>
    <w:tmpl w:val="79E2A9E2"/>
    <w:lvl w:ilvl="0" w:tplc="5F9657E4">
      <w:start w:val="1"/>
      <w:numFmt w:val="bullet"/>
      <w:lvlText w:val=","/>
      <w:lvlJc w:val="start"/>
    </w:lvl>
    <w:lvl w:ilvl="1" w:tplc="1DB62BDC">
      <w:start w:val="1"/>
      <w:numFmt w:val="bullet"/>
      <w:lvlText w:val=""/>
      <w:lvlJc w:val="start"/>
    </w:lvl>
    <w:lvl w:ilvl="2" w:tplc="E340C7E8">
      <w:start w:val="1"/>
      <w:numFmt w:val="bullet"/>
      <w:lvlText w:val=""/>
      <w:lvlJc w:val="start"/>
    </w:lvl>
    <w:lvl w:ilvl="3" w:tplc="C78AB76C">
      <w:start w:val="1"/>
      <w:numFmt w:val="bullet"/>
      <w:lvlText w:val=""/>
      <w:lvlJc w:val="start"/>
    </w:lvl>
    <w:lvl w:ilvl="4" w:tplc="50E4C992">
      <w:start w:val="1"/>
      <w:numFmt w:val="bullet"/>
      <w:lvlText w:val=""/>
      <w:lvlJc w:val="start"/>
    </w:lvl>
    <w:lvl w:ilvl="5" w:tplc="655872FE">
      <w:start w:val="1"/>
      <w:numFmt w:val="bullet"/>
      <w:lvlText w:val=""/>
      <w:lvlJc w:val="start"/>
    </w:lvl>
    <w:lvl w:ilvl="6" w:tplc="D458ACA4">
      <w:start w:val="1"/>
      <w:numFmt w:val="bullet"/>
      <w:lvlText w:val=""/>
      <w:lvlJc w:val="start"/>
    </w:lvl>
    <w:lvl w:ilvl="7" w:tplc="8968CB0A">
      <w:start w:val="1"/>
      <w:numFmt w:val="bullet"/>
      <w:lvlText w:val=""/>
      <w:lvlJc w:val="start"/>
    </w:lvl>
    <w:lvl w:ilvl="8" w:tplc="F36618F4">
      <w:start w:val="1"/>
      <w:numFmt w:val="bullet"/>
      <w:lvlText w:val=""/>
      <w:lvlJc w:val="start"/>
    </w:lvl>
  </w:abstractNum>
  <w:abstractNum w:abstractNumId="6" w15:restartNumberingAfterBreak="0">
    <w:nsid w:val="00000007"/>
    <w:multiLevelType w:val="hybridMultilevel"/>
    <w:tmpl w:val="7545E146"/>
    <w:lvl w:ilvl="0" w:tplc="58FAFBBC">
      <w:start w:val="1"/>
      <w:numFmt w:val="bullet"/>
      <w:lvlText w:val=","/>
      <w:lvlJc w:val="start"/>
    </w:lvl>
    <w:lvl w:ilvl="1" w:tplc="DEBEC744">
      <w:start w:val="1"/>
      <w:numFmt w:val="bullet"/>
      <w:lvlText w:val=""/>
      <w:lvlJc w:val="start"/>
    </w:lvl>
    <w:lvl w:ilvl="2" w:tplc="3398A326">
      <w:start w:val="1"/>
      <w:numFmt w:val="bullet"/>
      <w:lvlText w:val=""/>
      <w:lvlJc w:val="start"/>
    </w:lvl>
    <w:lvl w:ilvl="3" w:tplc="687CD0E8">
      <w:start w:val="1"/>
      <w:numFmt w:val="bullet"/>
      <w:lvlText w:val=""/>
      <w:lvlJc w:val="start"/>
    </w:lvl>
    <w:lvl w:ilvl="4" w:tplc="0144DC64">
      <w:start w:val="1"/>
      <w:numFmt w:val="bullet"/>
      <w:lvlText w:val=""/>
      <w:lvlJc w:val="start"/>
    </w:lvl>
    <w:lvl w:ilvl="5" w:tplc="71F8C584">
      <w:start w:val="1"/>
      <w:numFmt w:val="bullet"/>
      <w:lvlText w:val=""/>
      <w:lvlJc w:val="start"/>
    </w:lvl>
    <w:lvl w:ilvl="6" w:tplc="D0863BAC">
      <w:start w:val="1"/>
      <w:numFmt w:val="bullet"/>
      <w:lvlText w:val=""/>
      <w:lvlJc w:val="start"/>
    </w:lvl>
    <w:lvl w:ilvl="7" w:tplc="A2A049F6">
      <w:start w:val="1"/>
      <w:numFmt w:val="bullet"/>
      <w:lvlText w:val=""/>
      <w:lvlJc w:val="start"/>
    </w:lvl>
    <w:lvl w:ilvl="8" w:tplc="B8761AD2">
      <w:start w:val="1"/>
      <w:numFmt w:val="bullet"/>
      <w:lvlText w:val=""/>
      <w:lvlJc w:val="start"/>
    </w:lvl>
  </w:abstractNum>
  <w:abstractNum w:abstractNumId="7" w15:restartNumberingAfterBreak="0">
    <w:nsid w:val="00000008"/>
    <w:multiLevelType w:val="hybridMultilevel"/>
    <w:tmpl w:val="515F007C"/>
    <w:lvl w:ilvl="0" w:tplc="EF400590">
      <w:start w:val="1"/>
      <w:numFmt w:val="bullet"/>
      <w:lvlText w:val=","/>
      <w:lvlJc w:val="start"/>
    </w:lvl>
    <w:lvl w:ilvl="1" w:tplc="9F84343E">
      <w:start w:val="1"/>
      <w:numFmt w:val="bullet"/>
      <w:lvlText w:val=""/>
      <w:lvlJc w:val="start"/>
    </w:lvl>
    <w:lvl w:ilvl="2" w:tplc="94806F9E">
      <w:start w:val="1"/>
      <w:numFmt w:val="bullet"/>
      <w:lvlText w:val=""/>
      <w:lvlJc w:val="start"/>
    </w:lvl>
    <w:lvl w:ilvl="3" w:tplc="95B27100">
      <w:start w:val="1"/>
      <w:numFmt w:val="bullet"/>
      <w:lvlText w:val=""/>
      <w:lvlJc w:val="start"/>
    </w:lvl>
    <w:lvl w:ilvl="4" w:tplc="7EC02D98">
      <w:start w:val="1"/>
      <w:numFmt w:val="bullet"/>
      <w:lvlText w:val=""/>
      <w:lvlJc w:val="start"/>
    </w:lvl>
    <w:lvl w:ilvl="5" w:tplc="96C0B078">
      <w:start w:val="1"/>
      <w:numFmt w:val="bullet"/>
      <w:lvlText w:val=""/>
      <w:lvlJc w:val="start"/>
    </w:lvl>
    <w:lvl w:ilvl="6" w:tplc="92E85B4A">
      <w:start w:val="1"/>
      <w:numFmt w:val="bullet"/>
      <w:lvlText w:val=""/>
      <w:lvlJc w:val="start"/>
    </w:lvl>
    <w:lvl w:ilvl="7" w:tplc="797E6B02">
      <w:start w:val="1"/>
      <w:numFmt w:val="bullet"/>
      <w:lvlText w:val=""/>
      <w:lvlJc w:val="start"/>
    </w:lvl>
    <w:lvl w:ilvl="8" w:tplc="C47AF5A0">
      <w:start w:val="1"/>
      <w:numFmt w:val="bullet"/>
      <w:lvlText w:val=""/>
      <w:lvlJc w:val="start"/>
    </w:lvl>
  </w:abstractNum>
  <w:abstractNum w:abstractNumId="8" w15:restartNumberingAfterBreak="0">
    <w:nsid w:val="00000009"/>
    <w:multiLevelType w:val="hybridMultilevel"/>
    <w:tmpl w:val="5BD062C2"/>
    <w:lvl w:ilvl="0" w:tplc="07F81052">
      <w:start w:val="1"/>
      <w:numFmt w:val="bullet"/>
      <w:lvlText w:val="\{"/>
      <w:lvlJc w:val="start"/>
    </w:lvl>
    <w:lvl w:ilvl="1" w:tplc="8948F682">
      <w:start w:val="1"/>
      <w:numFmt w:val="bullet"/>
      <w:lvlText w:val=""/>
      <w:lvlJc w:val="start"/>
    </w:lvl>
    <w:lvl w:ilvl="2" w:tplc="6CCAF79A">
      <w:start w:val="1"/>
      <w:numFmt w:val="bullet"/>
      <w:lvlText w:val=""/>
      <w:lvlJc w:val="start"/>
    </w:lvl>
    <w:lvl w:ilvl="3" w:tplc="888A9224">
      <w:start w:val="1"/>
      <w:numFmt w:val="bullet"/>
      <w:lvlText w:val=""/>
      <w:lvlJc w:val="start"/>
    </w:lvl>
    <w:lvl w:ilvl="4" w:tplc="ED2EBCE6">
      <w:start w:val="1"/>
      <w:numFmt w:val="bullet"/>
      <w:lvlText w:val=""/>
      <w:lvlJc w:val="start"/>
    </w:lvl>
    <w:lvl w:ilvl="5" w:tplc="639CD5DE">
      <w:start w:val="1"/>
      <w:numFmt w:val="bullet"/>
      <w:lvlText w:val=""/>
      <w:lvlJc w:val="start"/>
    </w:lvl>
    <w:lvl w:ilvl="6" w:tplc="3EE8BBA4">
      <w:start w:val="1"/>
      <w:numFmt w:val="bullet"/>
      <w:lvlText w:val=""/>
      <w:lvlJc w:val="start"/>
    </w:lvl>
    <w:lvl w:ilvl="7" w:tplc="015EE6DC">
      <w:start w:val="1"/>
      <w:numFmt w:val="bullet"/>
      <w:lvlText w:val=""/>
      <w:lvlJc w:val="start"/>
    </w:lvl>
    <w:lvl w:ilvl="8" w:tplc="3DC890E4">
      <w:start w:val="1"/>
      <w:numFmt w:val="bullet"/>
      <w:lvlText w:val=""/>
      <w:lvlJc w:val="start"/>
    </w:lvl>
  </w:abstractNum>
  <w:abstractNum w:abstractNumId="9" w15:restartNumberingAfterBreak="0">
    <w:nsid w:val="08294253"/>
    <w:multiLevelType w:val="hybridMultilevel"/>
    <w:tmpl w:val="9DD69074"/>
    <w:lvl w:ilvl="0" w:tplc="04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start"/>
      <w:pPr>
        <w:ind w:start="72pt" w:hanging="18pt"/>
      </w:pPr>
    </w:lvl>
    <w:lvl w:ilvl="2" w:tplc="FFFFFFFF" w:tentative="1">
      <w:start w:val="1"/>
      <w:numFmt w:val="lowerRoman"/>
      <w:lvlText w:val="%3."/>
      <w:lvlJc w:val="end"/>
      <w:pPr>
        <w:ind w:start="108pt" w:hanging="9pt"/>
      </w:pPr>
    </w:lvl>
    <w:lvl w:ilvl="3" w:tplc="FFFFFFFF" w:tentative="1">
      <w:start w:val="1"/>
      <w:numFmt w:val="decimal"/>
      <w:lvlText w:val="%4."/>
      <w:lvlJc w:val="start"/>
      <w:pPr>
        <w:ind w:start="144pt" w:hanging="18pt"/>
      </w:pPr>
    </w:lvl>
    <w:lvl w:ilvl="4" w:tplc="FFFFFFFF" w:tentative="1">
      <w:start w:val="1"/>
      <w:numFmt w:val="lowerLetter"/>
      <w:lvlText w:val="%5."/>
      <w:lvlJc w:val="start"/>
      <w:pPr>
        <w:ind w:start="180pt" w:hanging="18pt"/>
      </w:pPr>
    </w:lvl>
    <w:lvl w:ilvl="5" w:tplc="FFFFFFFF" w:tentative="1">
      <w:start w:val="1"/>
      <w:numFmt w:val="lowerRoman"/>
      <w:lvlText w:val="%6."/>
      <w:lvlJc w:val="end"/>
      <w:pPr>
        <w:ind w:start="216pt" w:hanging="9pt"/>
      </w:pPr>
    </w:lvl>
    <w:lvl w:ilvl="6" w:tplc="FFFFFFFF" w:tentative="1">
      <w:start w:val="1"/>
      <w:numFmt w:val="decimal"/>
      <w:lvlText w:val="%7."/>
      <w:lvlJc w:val="start"/>
      <w:pPr>
        <w:ind w:start="252pt" w:hanging="18pt"/>
      </w:pPr>
    </w:lvl>
    <w:lvl w:ilvl="7" w:tplc="FFFFFFFF" w:tentative="1">
      <w:start w:val="1"/>
      <w:numFmt w:val="lowerLetter"/>
      <w:lvlText w:val="%8."/>
      <w:lvlJc w:val="start"/>
      <w:pPr>
        <w:ind w:start="288pt" w:hanging="18pt"/>
      </w:pPr>
    </w:lvl>
    <w:lvl w:ilvl="8" w:tplc="FFFFFFFF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0" w15:restartNumberingAfterBreak="0">
    <w:nsid w:val="10570003"/>
    <w:multiLevelType w:val="hybridMultilevel"/>
    <w:tmpl w:val="3EE4295A"/>
    <w:lvl w:ilvl="0" w:tplc="988CDF24">
      <w:start w:val="1"/>
      <w:numFmt w:val="upperLetter"/>
      <w:pStyle w:val="Heading1"/>
      <w:lvlText w:val="%1."/>
      <w:lvlJc w:val="start"/>
      <w:pPr>
        <w:ind w:start="36pt" w:hanging="18pt"/>
      </w:p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1" w15:restartNumberingAfterBreak="0">
    <w:nsid w:val="17DB65D5"/>
    <w:multiLevelType w:val="hybridMultilevel"/>
    <w:tmpl w:val="6CA210FC"/>
    <w:lvl w:ilvl="0" w:tplc="051C8144">
      <w:start w:val="1"/>
      <w:numFmt w:val="decimal"/>
      <w:lvlText w:val="%1)"/>
      <w:lvlJc w:val="start"/>
      <w:pPr>
        <w:ind w:start="20.25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56.25pt" w:hanging="18pt"/>
      </w:pPr>
    </w:lvl>
    <w:lvl w:ilvl="2" w:tplc="0409001B" w:tentative="1">
      <w:start w:val="1"/>
      <w:numFmt w:val="lowerRoman"/>
      <w:lvlText w:val="%3."/>
      <w:lvlJc w:val="end"/>
      <w:pPr>
        <w:ind w:start="92.25pt" w:hanging="9pt"/>
      </w:pPr>
    </w:lvl>
    <w:lvl w:ilvl="3" w:tplc="0409000F" w:tentative="1">
      <w:start w:val="1"/>
      <w:numFmt w:val="decimal"/>
      <w:lvlText w:val="%4."/>
      <w:lvlJc w:val="start"/>
      <w:pPr>
        <w:ind w:start="128.25pt" w:hanging="18pt"/>
      </w:pPr>
    </w:lvl>
    <w:lvl w:ilvl="4" w:tplc="04090019" w:tentative="1">
      <w:start w:val="1"/>
      <w:numFmt w:val="lowerLetter"/>
      <w:lvlText w:val="%5."/>
      <w:lvlJc w:val="start"/>
      <w:pPr>
        <w:ind w:start="164.25pt" w:hanging="18pt"/>
      </w:pPr>
    </w:lvl>
    <w:lvl w:ilvl="5" w:tplc="0409001B" w:tentative="1">
      <w:start w:val="1"/>
      <w:numFmt w:val="lowerRoman"/>
      <w:lvlText w:val="%6."/>
      <w:lvlJc w:val="end"/>
      <w:pPr>
        <w:ind w:start="200.25pt" w:hanging="9pt"/>
      </w:pPr>
    </w:lvl>
    <w:lvl w:ilvl="6" w:tplc="0409000F" w:tentative="1">
      <w:start w:val="1"/>
      <w:numFmt w:val="decimal"/>
      <w:lvlText w:val="%7."/>
      <w:lvlJc w:val="start"/>
      <w:pPr>
        <w:ind w:start="236.25pt" w:hanging="18pt"/>
      </w:pPr>
    </w:lvl>
    <w:lvl w:ilvl="7" w:tplc="04090019" w:tentative="1">
      <w:start w:val="1"/>
      <w:numFmt w:val="lowerLetter"/>
      <w:lvlText w:val="%8."/>
      <w:lvlJc w:val="start"/>
      <w:pPr>
        <w:ind w:start="272.25pt" w:hanging="18pt"/>
      </w:pPr>
    </w:lvl>
    <w:lvl w:ilvl="8" w:tplc="0409001B" w:tentative="1">
      <w:start w:val="1"/>
      <w:numFmt w:val="lowerRoman"/>
      <w:lvlText w:val="%9."/>
      <w:lvlJc w:val="end"/>
      <w:pPr>
        <w:ind w:start="308.25pt" w:hanging="9pt"/>
      </w:pPr>
    </w:lvl>
  </w:abstractNum>
  <w:abstractNum w:abstractNumId="12" w15:restartNumberingAfterBreak="0">
    <w:nsid w:val="1CB57640"/>
    <w:multiLevelType w:val="hybridMultilevel"/>
    <w:tmpl w:val="D19CF76A"/>
    <w:lvl w:ilvl="0" w:tplc="040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start"/>
      <w:pPr>
        <w:ind w:start="90pt" w:hanging="18pt"/>
      </w:pPr>
    </w:lvl>
    <w:lvl w:ilvl="2" w:tplc="FFFFFFFF" w:tentative="1">
      <w:start w:val="1"/>
      <w:numFmt w:val="lowerRoman"/>
      <w:lvlText w:val="%3."/>
      <w:lvlJc w:val="end"/>
      <w:pPr>
        <w:ind w:start="126pt" w:hanging="9pt"/>
      </w:pPr>
    </w:lvl>
    <w:lvl w:ilvl="3" w:tplc="FFFFFFFF" w:tentative="1">
      <w:start w:val="1"/>
      <w:numFmt w:val="decimal"/>
      <w:lvlText w:val="%4."/>
      <w:lvlJc w:val="start"/>
      <w:pPr>
        <w:ind w:start="162pt" w:hanging="18pt"/>
      </w:pPr>
    </w:lvl>
    <w:lvl w:ilvl="4" w:tplc="FFFFFFFF" w:tentative="1">
      <w:start w:val="1"/>
      <w:numFmt w:val="lowerLetter"/>
      <w:lvlText w:val="%5."/>
      <w:lvlJc w:val="start"/>
      <w:pPr>
        <w:ind w:start="198pt" w:hanging="18pt"/>
      </w:pPr>
    </w:lvl>
    <w:lvl w:ilvl="5" w:tplc="FFFFFFFF" w:tentative="1">
      <w:start w:val="1"/>
      <w:numFmt w:val="lowerRoman"/>
      <w:lvlText w:val="%6."/>
      <w:lvlJc w:val="end"/>
      <w:pPr>
        <w:ind w:start="234pt" w:hanging="9pt"/>
      </w:pPr>
    </w:lvl>
    <w:lvl w:ilvl="6" w:tplc="FFFFFFFF" w:tentative="1">
      <w:start w:val="1"/>
      <w:numFmt w:val="decimal"/>
      <w:lvlText w:val="%7."/>
      <w:lvlJc w:val="start"/>
      <w:pPr>
        <w:ind w:start="270pt" w:hanging="18pt"/>
      </w:pPr>
    </w:lvl>
    <w:lvl w:ilvl="7" w:tplc="FFFFFFFF" w:tentative="1">
      <w:start w:val="1"/>
      <w:numFmt w:val="lowerLetter"/>
      <w:lvlText w:val="%8."/>
      <w:lvlJc w:val="start"/>
      <w:pPr>
        <w:ind w:start="306pt" w:hanging="18pt"/>
      </w:pPr>
    </w:lvl>
    <w:lvl w:ilvl="8" w:tplc="FFFFFFFF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13" w15:restartNumberingAfterBreak="0">
    <w:nsid w:val="2B702739"/>
    <w:multiLevelType w:val="hybridMultilevel"/>
    <w:tmpl w:val="6CA210FC"/>
    <w:lvl w:ilvl="0" w:tplc="051C8144">
      <w:start w:val="1"/>
      <w:numFmt w:val="decimal"/>
      <w:lvlText w:val="%1)"/>
      <w:lvlJc w:val="start"/>
      <w:pPr>
        <w:ind w:start="20.25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56.25pt" w:hanging="18pt"/>
      </w:pPr>
    </w:lvl>
    <w:lvl w:ilvl="2" w:tplc="0409001B" w:tentative="1">
      <w:start w:val="1"/>
      <w:numFmt w:val="lowerRoman"/>
      <w:lvlText w:val="%3."/>
      <w:lvlJc w:val="end"/>
      <w:pPr>
        <w:ind w:start="92.25pt" w:hanging="9pt"/>
      </w:pPr>
    </w:lvl>
    <w:lvl w:ilvl="3" w:tplc="0409000F" w:tentative="1">
      <w:start w:val="1"/>
      <w:numFmt w:val="decimal"/>
      <w:lvlText w:val="%4."/>
      <w:lvlJc w:val="start"/>
      <w:pPr>
        <w:ind w:start="128.25pt" w:hanging="18pt"/>
      </w:pPr>
    </w:lvl>
    <w:lvl w:ilvl="4" w:tplc="04090019" w:tentative="1">
      <w:start w:val="1"/>
      <w:numFmt w:val="lowerLetter"/>
      <w:lvlText w:val="%5."/>
      <w:lvlJc w:val="start"/>
      <w:pPr>
        <w:ind w:start="164.25pt" w:hanging="18pt"/>
      </w:pPr>
    </w:lvl>
    <w:lvl w:ilvl="5" w:tplc="0409001B" w:tentative="1">
      <w:start w:val="1"/>
      <w:numFmt w:val="lowerRoman"/>
      <w:lvlText w:val="%6."/>
      <w:lvlJc w:val="end"/>
      <w:pPr>
        <w:ind w:start="200.25pt" w:hanging="9pt"/>
      </w:pPr>
    </w:lvl>
    <w:lvl w:ilvl="6" w:tplc="0409000F" w:tentative="1">
      <w:start w:val="1"/>
      <w:numFmt w:val="decimal"/>
      <w:lvlText w:val="%7."/>
      <w:lvlJc w:val="start"/>
      <w:pPr>
        <w:ind w:start="236.25pt" w:hanging="18pt"/>
      </w:pPr>
    </w:lvl>
    <w:lvl w:ilvl="7" w:tplc="04090019" w:tentative="1">
      <w:start w:val="1"/>
      <w:numFmt w:val="lowerLetter"/>
      <w:lvlText w:val="%8."/>
      <w:lvlJc w:val="start"/>
      <w:pPr>
        <w:ind w:start="272.25pt" w:hanging="18pt"/>
      </w:pPr>
    </w:lvl>
    <w:lvl w:ilvl="8" w:tplc="0409001B" w:tentative="1">
      <w:start w:val="1"/>
      <w:numFmt w:val="lowerRoman"/>
      <w:lvlText w:val="%9."/>
      <w:lvlJc w:val="end"/>
      <w:pPr>
        <w:ind w:start="308.25pt" w:hanging="9pt"/>
      </w:pPr>
    </w:lvl>
  </w:abstractNum>
  <w:abstractNum w:abstractNumId="14" w15:restartNumberingAfterBreak="0">
    <w:nsid w:val="35497595"/>
    <w:multiLevelType w:val="hybridMultilevel"/>
    <w:tmpl w:val="9D2C40DE"/>
    <w:lvl w:ilvl="0" w:tplc="C5584F54">
      <w:start w:val="1"/>
      <w:numFmt w:val="decimal"/>
      <w:lvlText w:val="%1)"/>
      <w:lvlJc w:val="start"/>
      <w:pPr>
        <w:ind w:start="36pt" w:hanging="18pt"/>
      </w:pPr>
      <w:rPr>
        <w:rFonts w:hint="default"/>
      </w:rPr>
    </w:lvl>
    <w:lvl w:ilvl="1" w:tplc="04090019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5" w15:restartNumberingAfterBreak="0">
    <w:nsid w:val="36AB7ABD"/>
    <w:multiLevelType w:val="hybridMultilevel"/>
    <w:tmpl w:val="D56632B2"/>
    <w:lvl w:ilvl="0" w:tplc="6720B4CE">
      <w:numFmt w:val="bullet"/>
      <w:lvlText w:val=""/>
      <w:lvlJc w:val="start"/>
      <w:pPr>
        <w:ind w:start="24pt" w:hanging="18pt"/>
      </w:pPr>
      <w:rPr>
        <w:rFonts w:ascii="Wingdings" w:eastAsia="Wingdings" w:hAnsi="Wingdings" w:cs="Wingdings" w:hint="default"/>
        <w:w w:val="100%"/>
        <w:sz w:val="22"/>
        <w:szCs w:val="22"/>
        <w:lang w:val="en-US" w:eastAsia="en-US" w:bidi="en-US"/>
      </w:rPr>
    </w:lvl>
    <w:lvl w:ilvl="1" w:tplc="D92C22D4">
      <w:numFmt w:val="bullet"/>
      <w:lvlText w:val="•"/>
      <w:lvlJc w:val="start"/>
      <w:pPr>
        <w:ind w:start="76.30pt" w:hanging="18pt"/>
      </w:pPr>
      <w:rPr>
        <w:rFonts w:hint="default"/>
        <w:lang w:val="en-US" w:eastAsia="en-US" w:bidi="en-US"/>
      </w:rPr>
    </w:lvl>
    <w:lvl w:ilvl="2" w:tplc="92C8AA06">
      <w:numFmt w:val="bullet"/>
      <w:lvlText w:val="•"/>
      <w:lvlJc w:val="start"/>
      <w:pPr>
        <w:ind w:start="128.65pt" w:hanging="18pt"/>
      </w:pPr>
      <w:rPr>
        <w:rFonts w:hint="default"/>
        <w:lang w:val="en-US" w:eastAsia="en-US" w:bidi="en-US"/>
      </w:rPr>
    </w:lvl>
    <w:lvl w:ilvl="3" w:tplc="40C42544">
      <w:numFmt w:val="bullet"/>
      <w:lvlText w:val="•"/>
      <w:lvlJc w:val="start"/>
      <w:pPr>
        <w:ind w:start="180.95pt" w:hanging="18pt"/>
      </w:pPr>
      <w:rPr>
        <w:rFonts w:hint="default"/>
        <w:lang w:val="en-US" w:eastAsia="en-US" w:bidi="en-US"/>
      </w:rPr>
    </w:lvl>
    <w:lvl w:ilvl="4" w:tplc="E49E351E">
      <w:numFmt w:val="bullet"/>
      <w:lvlText w:val="•"/>
      <w:lvlJc w:val="start"/>
      <w:pPr>
        <w:ind w:start="233.30pt" w:hanging="18pt"/>
      </w:pPr>
      <w:rPr>
        <w:rFonts w:hint="default"/>
        <w:lang w:val="en-US" w:eastAsia="en-US" w:bidi="en-US"/>
      </w:rPr>
    </w:lvl>
    <w:lvl w:ilvl="5" w:tplc="4E940410">
      <w:numFmt w:val="bullet"/>
      <w:lvlText w:val="•"/>
      <w:lvlJc w:val="start"/>
      <w:pPr>
        <w:ind w:start="285.65pt" w:hanging="18pt"/>
      </w:pPr>
      <w:rPr>
        <w:rFonts w:hint="default"/>
        <w:lang w:val="en-US" w:eastAsia="en-US" w:bidi="en-US"/>
      </w:rPr>
    </w:lvl>
    <w:lvl w:ilvl="6" w:tplc="18445A10">
      <w:numFmt w:val="bullet"/>
      <w:lvlText w:val="•"/>
      <w:lvlJc w:val="start"/>
      <w:pPr>
        <w:ind w:start="337.95pt" w:hanging="18pt"/>
      </w:pPr>
      <w:rPr>
        <w:rFonts w:hint="default"/>
        <w:lang w:val="en-US" w:eastAsia="en-US" w:bidi="en-US"/>
      </w:rPr>
    </w:lvl>
    <w:lvl w:ilvl="7" w:tplc="6FBAC052">
      <w:numFmt w:val="bullet"/>
      <w:lvlText w:val="•"/>
      <w:lvlJc w:val="start"/>
      <w:pPr>
        <w:ind w:start="390.30pt" w:hanging="18pt"/>
      </w:pPr>
      <w:rPr>
        <w:rFonts w:hint="default"/>
        <w:lang w:val="en-US" w:eastAsia="en-US" w:bidi="en-US"/>
      </w:rPr>
    </w:lvl>
    <w:lvl w:ilvl="8" w:tplc="7D301BB4">
      <w:numFmt w:val="bullet"/>
      <w:lvlText w:val="•"/>
      <w:lvlJc w:val="start"/>
      <w:pPr>
        <w:ind w:start="442.65pt" w:hanging="18pt"/>
      </w:pPr>
      <w:rPr>
        <w:rFonts w:hint="default"/>
        <w:lang w:val="en-US" w:eastAsia="en-US" w:bidi="en-US"/>
      </w:rPr>
    </w:lvl>
  </w:abstractNum>
  <w:abstractNum w:abstractNumId="16" w15:restartNumberingAfterBreak="0">
    <w:nsid w:val="38165BA4"/>
    <w:multiLevelType w:val="hybridMultilevel"/>
    <w:tmpl w:val="74EAADE8"/>
    <w:lvl w:ilvl="0" w:tplc="0F741CE8">
      <w:start w:val="1"/>
      <w:numFmt w:val="decimal"/>
      <w:lvlText w:val="%1)"/>
      <w:lvlJc w:val="start"/>
      <w:pPr>
        <w:ind w:start="20.25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56.25pt" w:hanging="18pt"/>
      </w:pPr>
    </w:lvl>
    <w:lvl w:ilvl="2" w:tplc="0409001B" w:tentative="1">
      <w:start w:val="1"/>
      <w:numFmt w:val="lowerRoman"/>
      <w:lvlText w:val="%3."/>
      <w:lvlJc w:val="end"/>
      <w:pPr>
        <w:ind w:start="92.25pt" w:hanging="9pt"/>
      </w:pPr>
    </w:lvl>
    <w:lvl w:ilvl="3" w:tplc="0409000F" w:tentative="1">
      <w:start w:val="1"/>
      <w:numFmt w:val="decimal"/>
      <w:lvlText w:val="%4."/>
      <w:lvlJc w:val="start"/>
      <w:pPr>
        <w:ind w:start="128.25pt" w:hanging="18pt"/>
      </w:pPr>
    </w:lvl>
    <w:lvl w:ilvl="4" w:tplc="04090019" w:tentative="1">
      <w:start w:val="1"/>
      <w:numFmt w:val="lowerLetter"/>
      <w:lvlText w:val="%5."/>
      <w:lvlJc w:val="start"/>
      <w:pPr>
        <w:ind w:start="164.25pt" w:hanging="18pt"/>
      </w:pPr>
    </w:lvl>
    <w:lvl w:ilvl="5" w:tplc="0409001B" w:tentative="1">
      <w:start w:val="1"/>
      <w:numFmt w:val="lowerRoman"/>
      <w:lvlText w:val="%6."/>
      <w:lvlJc w:val="end"/>
      <w:pPr>
        <w:ind w:start="200.25pt" w:hanging="9pt"/>
      </w:pPr>
    </w:lvl>
    <w:lvl w:ilvl="6" w:tplc="0409000F" w:tentative="1">
      <w:start w:val="1"/>
      <w:numFmt w:val="decimal"/>
      <w:lvlText w:val="%7."/>
      <w:lvlJc w:val="start"/>
      <w:pPr>
        <w:ind w:start="236.25pt" w:hanging="18pt"/>
      </w:pPr>
    </w:lvl>
    <w:lvl w:ilvl="7" w:tplc="04090019" w:tentative="1">
      <w:start w:val="1"/>
      <w:numFmt w:val="lowerLetter"/>
      <w:lvlText w:val="%8."/>
      <w:lvlJc w:val="start"/>
      <w:pPr>
        <w:ind w:start="272.25pt" w:hanging="18pt"/>
      </w:pPr>
    </w:lvl>
    <w:lvl w:ilvl="8" w:tplc="0409001B" w:tentative="1">
      <w:start w:val="1"/>
      <w:numFmt w:val="lowerRoman"/>
      <w:lvlText w:val="%9."/>
      <w:lvlJc w:val="end"/>
      <w:pPr>
        <w:ind w:start="308.25pt" w:hanging="9pt"/>
      </w:pPr>
    </w:lvl>
  </w:abstractNum>
  <w:abstractNum w:abstractNumId="17" w15:restartNumberingAfterBreak="0">
    <w:nsid w:val="3B450E94"/>
    <w:multiLevelType w:val="hybridMultilevel"/>
    <w:tmpl w:val="DD14FCB4"/>
    <w:lvl w:ilvl="0" w:tplc="04090019">
      <w:start w:val="1"/>
      <w:numFmt w:val="lowerLetter"/>
      <w:lvlText w:val="%1."/>
      <w:lvlJc w:val="start"/>
      <w:pPr>
        <w:ind w:start="36pt" w:hanging="18pt"/>
      </w:p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3B72540B"/>
    <w:multiLevelType w:val="hybridMultilevel"/>
    <w:tmpl w:val="EBF8501E"/>
    <w:lvl w:ilvl="0" w:tplc="04090003">
      <w:start w:val="1"/>
      <w:numFmt w:val="bullet"/>
      <w:lvlText w:val="o"/>
      <w:lvlJc w:val="start"/>
      <w:pPr>
        <w:ind w:start="36pt" w:hanging="18pt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9" w15:restartNumberingAfterBreak="0">
    <w:nsid w:val="3E1A20A8"/>
    <w:multiLevelType w:val="hybridMultilevel"/>
    <w:tmpl w:val="6CA210FC"/>
    <w:lvl w:ilvl="0" w:tplc="051C8144">
      <w:start w:val="1"/>
      <w:numFmt w:val="decimal"/>
      <w:lvlText w:val="%1)"/>
      <w:lvlJc w:val="start"/>
      <w:pPr>
        <w:ind w:start="20.25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56.25pt" w:hanging="18pt"/>
      </w:pPr>
    </w:lvl>
    <w:lvl w:ilvl="2" w:tplc="0409001B" w:tentative="1">
      <w:start w:val="1"/>
      <w:numFmt w:val="lowerRoman"/>
      <w:lvlText w:val="%3."/>
      <w:lvlJc w:val="end"/>
      <w:pPr>
        <w:ind w:start="92.25pt" w:hanging="9pt"/>
      </w:pPr>
    </w:lvl>
    <w:lvl w:ilvl="3" w:tplc="0409000F" w:tentative="1">
      <w:start w:val="1"/>
      <w:numFmt w:val="decimal"/>
      <w:lvlText w:val="%4."/>
      <w:lvlJc w:val="start"/>
      <w:pPr>
        <w:ind w:start="128.25pt" w:hanging="18pt"/>
      </w:pPr>
    </w:lvl>
    <w:lvl w:ilvl="4" w:tplc="04090019" w:tentative="1">
      <w:start w:val="1"/>
      <w:numFmt w:val="lowerLetter"/>
      <w:lvlText w:val="%5."/>
      <w:lvlJc w:val="start"/>
      <w:pPr>
        <w:ind w:start="164.25pt" w:hanging="18pt"/>
      </w:pPr>
    </w:lvl>
    <w:lvl w:ilvl="5" w:tplc="0409001B" w:tentative="1">
      <w:start w:val="1"/>
      <w:numFmt w:val="lowerRoman"/>
      <w:lvlText w:val="%6."/>
      <w:lvlJc w:val="end"/>
      <w:pPr>
        <w:ind w:start="200.25pt" w:hanging="9pt"/>
      </w:pPr>
    </w:lvl>
    <w:lvl w:ilvl="6" w:tplc="0409000F" w:tentative="1">
      <w:start w:val="1"/>
      <w:numFmt w:val="decimal"/>
      <w:lvlText w:val="%7."/>
      <w:lvlJc w:val="start"/>
      <w:pPr>
        <w:ind w:start="236.25pt" w:hanging="18pt"/>
      </w:pPr>
    </w:lvl>
    <w:lvl w:ilvl="7" w:tplc="04090019" w:tentative="1">
      <w:start w:val="1"/>
      <w:numFmt w:val="lowerLetter"/>
      <w:lvlText w:val="%8."/>
      <w:lvlJc w:val="start"/>
      <w:pPr>
        <w:ind w:start="272.25pt" w:hanging="18pt"/>
      </w:pPr>
    </w:lvl>
    <w:lvl w:ilvl="8" w:tplc="0409001B" w:tentative="1">
      <w:start w:val="1"/>
      <w:numFmt w:val="lowerRoman"/>
      <w:lvlText w:val="%9."/>
      <w:lvlJc w:val="end"/>
      <w:pPr>
        <w:ind w:start="308.25pt" w:hanging="9pt"/>
      </w:pPr>
    </w:lvl>
  </w:abstractNum>
  <w:abstractNum w:abstractNumId="20" w15:restartNumberingAfterBreak="0">
    <w:nsid w:val="405E19FF"/>
    <w:multiLevelType w:val="hybridMultilevel"/>
    <w:tmpl w:val="85544CC0"/>
    <w:lvl w:ilvl="0" w:tplc="457AD81E">
      <w:start w:val="1"/>
      <w:numFmt w:val="lowerLetter"/>
      <w:lvlText w:val="%1."/>
      <w:lvlJc w:val="start"/>
      <w:pPr>
        <w:ind w:start="54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90pt" w:hanging="18pt"/>
      </w:pPr>
    </w:lvl>
    <w:lvl w:ilvl="2" w:tplc="0409001B" w:tentative="1">
      <w:start w:val="1"/>
      <w:numFmt w:val="lowerRoman"/>
      <w:lvlText w:val="%3."/>
      <w:lvlJc w:val="end"/>
      <w:pPr>
        <w:ind w:start="126pt" w:hanging="9pt"/>
      </w:pPr>
    </w:lvl>
    <w:lvl w:ilvl="3" w:tplc="0409000F" w:tentative="1">
      <w:start w:val="1"/>
      <w:numFmt w:val="decimal"/>
      <w:lvlText w:val="%4."/>
      <w:lvlJc w:val="start"/>
      <w:pPr>
        <w:ind w:start="162pt" w:hanging="18pt"/>
      </w:pPr>
    </w:lvl>
    <w:lvl w:ilvl="4" w:tplc="04090019" w:tentative="1">
      <w:start w:val="1"/>
      <w:numFmt w:val="lowerLetter"/>
      <w:lvlText w:val="%5."/>
      <w:lvlJc w:val="start"/>
      <w:pPr>
        <w:ind w:start="198pt" w:hanging="18pt"/>
      </w:pPr>
    </w:lvl>
    <w:lvl w:ilvl="5" w:tplc="0409001B" w:tentative="1">
      <w:start w:val="1"/>
      <w:numFmt w:val="lowerRoman"/>
      <w:lvlText w:val="%6."/>
      <w:lvlJc w:val="end"/>
      <w:pPr>
        <w:ind w:start="234pt" w:hanging="9pt"/>
      </w:pPr>
    </w:lvl>
    <w:lvl w:ilvl="6" w:tplc="0409000F" w:tentative="1">
      <w:start w:val="1"/>
      <w:numFmt w:val="decimal"/>
      <w:lvlText w:val="%7."/>
      <w:lvlJc w:val="start"/>
      <w:pPr>
        <w:ind w:start="270pt" w:hanging="18pt"/>
      </w:pPr>
    </w:lvl>
    <w:lvl w:ilvl="7" w:tplc="04090019" w:tentative="1">
      <w:start w:val="1"/>
      <w:numFmt w:val="lowerLetter"/>
      <w:lvlText w:val="%8."/>
      <w:lvlJc w:val="start"/>
      <w:pPr>
        <w:ind w:start="306pt" w:hanging="18pt"/>
      </w:pPr>
    </w:lvl>
    <w:lvl w:ilvl="8" w:tplc="040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21" w15:restartNumberingAfterBreak="0">
    <w:nsid w:val="4A7657D9"/>
    <w:multiLevelType w:val="hybridMultilevel"/>
    <w:tmpl w:val="D0A4ACDE"/>
    <w:lvl w:ilvl="0" w:tplc="040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start"/>
      <w:pPr>
        <w:ind w:start="90pt" w:hanging="18pt"/>
      </w:pPr>
    </w:lvl>
    <w:lvl w:ilvl="2" w:tplc="FFFFFFFF" w:tentative="1">
      <w:start w:val="1"/>
      <w:numFmt w:val="lowerRoman"/>
      <w:lvlText w:val="%3."/>
      <w:lvlJc w:val="end"/>
      <w:pPr>
        <w:ind w:start="126pt" w:hanging="9pt"/>
      </w:pPr>
    </w:lvl>
    <w:lvl w:ilvl="3" w:tplc="FFFFFFFF" w:tentative="1">
      <w:start w:val="1"/>
      <w:numFmt w:val="decimal"/>
      <w:lvlText w:val="%4."/>
      <w:lvlJc w:val="start"/>
      <w:pPr>
        <w:ind w:start="162pt" w:hanging="18pt"/>
      </w:pPr>
    </w:lvl>
    <w:lvl w:ilvl="4" w:tplc="FFFFFFFF" w:tentative="1">
      <w:start w:val="1"/>
      <w:numFmt w:val="lowerLetter"/>
      <w:lvlText w:val="%5."/>
      <w:lvlJc w:val="start"/>
      <w:pPr>
        <w:ind w:start="198pt" w:hanging="18pt"/>
      </w:pPr>
    </w:lvl>
    <w:lvl w:ilvl="5" w:tplc="FFFFFFFF" w:tentative="1">
      <w:start w:val="1"/>
      <w:numFmt w:val="lowerRoman"/>
      <w:lvlText w:val="%6."/>
      <w:lvlJc w:val="end"/>
      <w:pPr>
        <w:ind w:start="234pt" w:hanging="9pt"/>
      </w:pPr>
    </w:lvl>
    <w:lvl w:ilvl="6" w:tplc="FFFFFFFF" w:tentative="1">
      <w:start w:val="1"/>
      <w:numFmt w:val="decimal"/>
      <w:lvlText w:val="%7."/>
      <w:lvlJc w:val="start"/>
      <w:pPr>
        <w:ind w:start="270pt" w:hanging="18pt"/>
      </w:pPr>
    </w:lvl>
    <w:lvl w:ilvl="7" w:tplc="FFFFFFFF" w:tentative="1">
      <w:start w:val="1"/>
      <w:numFmt w:val="lowerLetter"/>
      <w:lvlText w:val="%8."/>
      <w:lvlJc w:val="start"/>
      <w:pPr>
        <w:ind w:start="306pt" w:hanging="18pt"/>
      </w:pPr>
    </w:lvl>
    <w:lvl w:ilvl="8" w:tplc="FFFFFFFF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22" w15:restartNumberingAfterBreak="0">
    <w:nsid w:val="4CD707B0"/>
    <w:multiLevelType w:val="hybridMultilevel"/>
    <w:tmpl w:val="882C9CA6"/>
    <w:lvl w:ilvl="0" w:tplc="0409000F">
      <w:start w:val="1"/>
      <w:numFmt w:val="decimal"/>
      <w:lvlText w:val="%1."/>
      <w:lvlJc w:val="start"/>
      <w:pPr>
        <w:ind w:start="126pt" w:hanging="18pt"/>
      </w:pPr>
      <w:rPr>
        <w:rFonts w:hint="default"/>
      </w:rPr>
    </w:lvl>
    <w:lvl w:ilvl="1" w:tplc="04090019">
      <w:start w:val="1"/>
      <w:numFmt w:val="lowerLetter"/>
      <w:lvlText w:val="%2."/>
      <w:lvlJc w:val="start"/>
      <w:pPr>
        <w:ind w:start="162pt" w:hanging="18pt"/>
      </w:pPr>
    </w:lvl>
    <w:lvl w:ilvl="2" w:tplc="0409001B">
      <w:start w:val="1"/>
      <w:numFmt w:val="lowerRoman"/>
      <w:lvlText w:val="%3."/>
      <w:lvlJc w:val="end"/>
      <w:pPr>
        <w:ind w:start="198pt" w:hanging="9pt"/>
      </w:pPr>
    </w:lvl>
    <w:lvl w:ilvl="3" w:tplc="0409000F">
      <w:start w:val="1"/>
      <w:numFmt w:val="decimal"/>
      <w:lvlText w:val="%4."/>
      <w:lvlJc w:val="start"/>
      <w:pPr>
        <w:ind w:start="234pt" w:hanging="18pt"/>
      </w:pPr>
    </w:lvl>
    <w:lvl w:ilvl="4" w:tplc="04090019" w:tentative="1">
      <w:start w:val="1"/>
      <w:numFmt w:val="lowerLetter"/>
      <w:lvlText w:val="%5."/>
      <w:lvlJc w:val="start"/>
      <w:pPr>
        <w:ind w:start="270pt" w:hanging="18pt"/>
      </w:pPr>
    </w:lvl>
    <w:lvl w:ilvl="5" w:tplc="0409001B" w:tentative="1">
      <w:start w:val="1"/>
      <w:numFmt w:val="lowerRoman"/>
      <w:lvlText w:val="%6."/>
      <w:lvlJc w:val="end"/>
      <w:pPr>
        <w:ind w:start="306pt" w:hanging="9pt"/>
      </w:pPr>
    </w:lvl>
    <w:lvl w:ilvl="6" w:tplc="0409000F" w:tentative="1">
      <w:start w:val="1"/>
      <w:numFmt w:val="decimal"/>
      <w:lvlText w:val="%7."/>
      <w:lvlJc w:val="start"/>
      <w:pPr>
        <w:ind w:start="342pt" w:hanging="18pt"/>
      </w:pPr>
    </w:lvl>
    <w:lvl w:ilvl="7" w:tplc="04090019" w:tentative="1">
      <w:start w:val="1"/>
      <w:numFmt w:val="lowerLetter"/>
      <w:lvlText w:val="%8."/>
      <w:lvlJc w:val="start"/>
      <w:pPr>
        <w:ind w:start="378pt" w:hanging="18pt"/>
      </w:pPr>
    </w:lvl>
    <w:lvl w:ilvl="8" w:tplc="0409001B" w:tentative="1">
      <w:start w:val="1"/>
      <w:numFmt w:val="lowerRoman"/>
      <w:lvlText w:val="%9."/>
      <w:lvlJc w:val="end"/>
      <w:pPr>
        <w:ind w:start="414pt" w:hanging="9pt"/>
      </w:pPr>
    </w:lvl>
  </w:abstractNum>
  <w:abstractNum w:abstractNumId="23" w15:restartNumberingAfterBreak="0">
    <w:nsid w:val="4F94274A"/>
    <w:multiLevelType w:val="hybridMultilevel"/>
    <w:tmpl w:val="8E96A8A6"/>
    <w:lvl w:ilvl="0" w:tplc="FFFFFFFF">
      <w:start w:val="1"/>
      <w:numFmt w:val="decimal"/>
      <w:lvlText w:val="%1)"/>
      <w:lvlJc w:val="start"/>
      <w:pPr>
        <w:ind w:start="36pt" w:hanging="18pt"/>
      </w:pPr>
      <w:rPr>
        <w:rFonts w:hint="default"/>
      </w:rPr>
    </w:lvl>
    <w:lvl w:ilvl="1" w:tplc="04090001">
      <w:start w:val="1"/>
      <w:numFmt w:val="bullet"/>
      <w:lvlText w:val=""/>
      <w:lvlJc w:val="start"/>
      <w:pPr>
        <w:ind w:start="72pt" w:hanging="18pt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end"/>
      <w:pPr>
        <w:ind w:start="108pt" w:hanging="9pt"/>
      </w:pPr>
    </w:lvl>
    <w:lvl w:ilvl="3" w:tplc="FFFFFFFF" w:tentative="1">
      <w:start w:val="1"/>
      <w:numFmt w:val="decimal"/>
      <w:lvlText w:val="%4."/>
      <w:lvlJc w:val="start"/>
      <w:pPr>
        <w:ind w:start="144pt" w:hanging="18pt"/>
      </w:pPr>
    </w:lvl>
    <w:lvl w:ilvl="4" w:tplc="FFFFFFFF" w:tentative="1">
      <w:start w:val="1"/>
      <w:numFmt w:val="lowerLetter"/>
      <w:lvlText w:val="%5."/>
      <w:lvlJc w:val="start"/>
      <w:pPr>
        <w:ind w:start="180pt" w:hanging="18pt"/>
      </w:pPr>
    </w:lvl>
    <w:lvl w:ilvl="5" w:tplc="FFFFFFFF" w:tentative="1">
      <w:start w:val="1"/>
      <w:numFmt w:val="lowerRoman"/>
      <w:lvlText w:val="%6."/>
      <w:lvlJc w:val="end"/>
      <w:pPr>
        <w:ind w:start="216pt" w:hanging="9pt"/>
      </w:pPr>
    </w:lvl>
    <w:lvl w:ilvl="6" w:tplc="FFFFFFFF" w:tentative="1">
      <w:start w:val="1"/>
      <w:numFmt w:val="decimal"/>
      <w:lvlText w:val="%7."/>
      <w:lvlJc w:val="start"/>
      <w:pPr>
        <w:ind w:start="252pt" w:hanging="18pt"/>
      </w:pPr>
    </w:lvl>
    <w:lvl w:ilvl="7" w:tplc="FFFFFFFF" w:tentative="1">
      <w:start w:val="1"/>
      <w:numFmt w:val="lowerLetter"/>
      <w:lvlText w:val="%8."/>
      <w:lvlJc w:val="start"/>
      <w:pPr>
        <w:ind w:start="288pt" w:hanging="18pt"/>
      </w:pPr>
    </w:lvl>
    <w:lvl w:ilvl="8" w:tplc="FFFFFFFF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4" w15:restartNumberingAfterBreak="0">
    <w:nsid w:val="52D62336"/>
    <w:multiLevelType w:val="hybridMultilevel"/>
    <w:tmpl w:val="B8E6FC58"/>
    <w:lvl w:ilvl="0" w:tplc="7674AB18">
      <w:start w:val="1"/>
      <w:numFmt w:val="decimal"/>
      <w:pStyle w:val="Heading2"/>
      <w:lvlText w:val="%1)"/>
      <w:lvlJc w:val="start"/>
      <w:pPr>
        <w:ind w:start="189pt" w:hanging="18pt"/>
      </w:p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5" w15:restartNumberingAfterBreak="0">
    <w:nsid w:val="5E0B19C4"/>
    <w:multiLevelType w:val="hybridMultilevel"/>
    <w:tmpl w:val="E7F42182"/>
    <w:lvl w:ilvl="0" w:tplc="09FEA52A">
      <w:start w:val="1"/>
      <w:numFmt w:val="lowerLetter"/>
      <w:lvlText w:val="%1."/>
      <w:lvlJc w:val="start"/>
      <w:pPr>
        <w:ind w:start="90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126pt" w:hanging="18pt"/>
      </w:pPr>
    </w:lvl>
    <w:lvl w:ilvl="2" w:tplc="0409001B" w:tentative="1">
      <w:start w:val="1"/>
      <w:numFmt w:val="lowerRoman"/>
      <w:lvlText w:val="%3."/>
      <w:lvlJc w:val="end"/>
      <w:pPr>
        <w:ind w:start="162pt" w:hanging="9pt"/>
      </w:pPr>
    </w:lvl>
    <w:lvl w:ilvl="3" w:tplc="0409000F" w:tentative="1">
      <w:start w:val="1"/>
      <w:numFmt w:val="decimal"/>
      <w:lvlText w:val="%4."/>
      <w:lvlJc w:val="start"/>
      <w:pPr>
        <w:ind w:start="198pt" w:hanging="18pt"/>
      </w:pPr>
    </w:lvl>
    <w:lvl w:ilvl="4" w:tplc="04090019" w:tentative="1">
      <w:start w:val="1"/>
      <w:numFmt w:val="lowerLetter"/>
      <w:lvlText w:val="%5."/>
      <w:lvlJc w:val="start"/>
      <w:pPr>
        <w:ind w:start="234pt" w:hanging="18pt"/>
      </w:pPr>
    </w:lvl>
    <w:lvl w:ilvl="5" w:tplc="0409001B" w:tentative="1">
      <w:start w:val="1"/>
      <w:numFmt w:val="lowerRoman"/>
      <w:lvlText w:val="%6."/>
      <w:lvlJc w:val="end"/>
      <w:pPr>
        <w:ind w:start="270pt" w:hanging="9pt"/>
      </w:pPr>
    </w:lvl>
    <w:lvl w:ilvl="6" w:tplc="0409000F" w:tentative="1">
      <w:start w:val="1"/>
      <w:numFmt w:val="decimal"/>
      <w:lvlText w:val="%7."/>
      <w:lvlJc w:val="start"/>
      <w:pPr>
        <w:ind w:start="306pt" w:hanging="18pt"/>
      </w:pPr>
    </w:lvl>
    <w:lvl w:ilvl="7" w:tplc="04090019" w:tentative="1">
      <w:start w:val="1"/>
      <w:numFmt w:val="lowerLetter"/>
      <w:lvlText w:val="%8."/>
      <w:lvlJc w:val="start"/>
      <w:pPr>
        <w:ind w:start="342pt" w:hanging="18pt"/>
      </w:pPr>
    </w:lvl>
    <w:lvl w:ilvl="8" w:tplc="0409001B" w:tentative="1">
      <w:start w:val="1"/>
      <w:numFmt w:val="lowerRoman"/>
      <w:lvlText w:val="%9."/>
      <w:lvlJc w:val="end"/>
      <w:pPr>
        <w:ind w:start="378pt" w:hanging="9pt"/>
      </w:pPr>
    </w:lvl>
  </w:abstractNum>
  <w:abstractNum w:abstractNumId="26" w15:restartNumberingAfterBreak="0">
    <w:nsid w:val="5FAE504A"/>
    <w:multiLevelType w:val="hybridMultilevel"/>
    <w:tmpl w:val="FBB03EC0"/>
    <w:lvl w:ilvl="0" w:tplc="14A0B674">
      <w:start w:val="1"/>
      <w:numFmt w:val="decimal"/>
      <w:pStyle w:val="Heading4"/>
      <w:lvlText w:val="%1)"/>
      <w:lvlJc w:val="start"/>
      <w:pPr>
        <w:ind w:start="36pt" w:hanging="18pt"/>
      </w:pPr>
    </w:lvl>
    <w:lvl w:ilvl="1" w:tplc="04090019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7" w15:restartNumberingAfterBreak="0">
    <w:nsid w:val="65B35359"/>
    <w:multiLevelType w:val="hybridMultilevel"/>
    <w:tmpl w:val="8BC82286"/>
    <w:lvl w:ilvl="0" w:tplc="04090003">
      <w:start w:val="1"/>
      <w:numFmt w:val="bullet"/>
      <w:lvlText w:val="o"/>
      <w:lvlJc w:val="start"/>
      <w:pPr>
        <w:ind w:start="36pt" w:hanging="18pt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8" w15:restartNumberingAfterBreak="0">
    <w:nsid w:val="66953AF7"/>
    <w:multiLevelType w:val="hybridMultilevel"/>
    <w:tmpl w:val="9244A3D4"/>
    <w:lvl w:ilvl="0" w:tplc="A266BF12">
      <w:start w:val="2"/>
      <w:numFmt w:val="bullet"/>
      <w:lvlText w:val="-"/>
      <w:lvlJc w:val="start"/>
      <w:pPr>
        <w:ind w:start="24pt" w:hanging="18pt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start"/>
      <w:pPr>
        <w:ind w:start="60pt" w:hanging="18pt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start"/>
      <w:pPr>
        <w:ind w:start="96pt" w:hanging="18pt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start"/>
      <w:pPr>
        <w:ind w:start="132pt" w:hanging="18pt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start"/>
      <w:pPr>
        <w:ind w:start="168pt" w:hanging="18pt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start"/>
      <w:pPr>
        <w:ind w:start="204pt" w:hanging="18pt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start"/>
      <w:pPr>
        <w:ind w:start="240pt" w:hanging="18pt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start"/>
      <w:pPr>
        <w:ind w:start="276pt" w:hanging="18pt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start"/>
      <w:pPr>
        <w:ind w:start="312pt" w:hanging="18pt"/>
      </w:pPr>
      <w:rPr>
        <w:rFonts w:ascii="Wingdings" w:hAnsi="Wingdings" w:hint="default"/>
      </w:rPr>
    </w:lvl>
  </w:abstractNum>
  <w:abstractNum w:abstractNumId="29" w15:restartNumberingAfterBreak="0">
    <w:nsid w:val="67643B41"/>
    <w:multiLevelType w:val="hybridMultilevel"/>
    <w:tmpl w:val="89B45B70"/>
    <w:lvl w:ilvl="0" w:tplc="040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abstractNum w:abstractNumId="30" w15:restartNumberingAfterBreak="0">
    <w:nsid w:val="701D63AD"/>
    <w:multiLevelType w:val="hybridMultilevel"/>
    <w:tmpl w:val="D46E314E"/>
    <w:lvl w:ilvl="0" w:tplc="0388BD6E">
      <w:numFmt w:val="bullet"/>
      <w:lvlText w:val="-"/>
      <w:lvlJc w:val="start"/>
      <w:pPr>
        <w:ind w:start="24pt" w:hanging="18pt"/>
      </w:pPr>
      <w:rPr>
        <w:rFonts w:ascii="Consolas" w:eastAsiaTheme="minorHAnsi" w:hAnsi="Consolas" w:cstheme="minorBidi" w:hint="default"/>
      </w:rPr>
    </w:lvl>
    <w:lvl w:ilvl="1" w:tplc="40090003" w:tentative="1">
      <w:start w:val="1"/>
      <w:numFmt w:val="bullet"/>
      <w:lvlText w:val="o"/>
      <w:lvlJc w:val="start"/>
      <w:pPr>
        <w:ind w:start="60pt" w:hanging="18pt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start"/>
      <w:pPr>
        <w:ind w:start="96pt" w:hanging="18pt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start"/>
      <w:pPr>
        <w:ind w:start="132pt" w:hanging="18pt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start"/>
      <w:pPr>
        <w:ind w:start="168pt" w:hanging="18pt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start"/>
      <w:pPr>
        <w:ind w:start="204pt" w:hanging="18pt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start"/>
      <w:pPr>
        <w:ind w:start="240pt" w:hanging="18pt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start"/>
      <w:pPr>
        <w:ind w:start="276pt" w:hanging="18pt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start"/>
      <w:pPr>
        <w:ind w:start="312pt" w:hanging="18pt"/>
      </w:pPr>
      <w:rPr>
        <w:rFonts w:ascii="Wingdings" w:hAnsi="Wingdings" w:hint="default"/>
      </w:rPr>
    </w:lvl>
  </w:abstractNum>
  <w:num w:numId="1" w16cid:durableId="67850639">
    <w:abstractNumId w:val="0"/>
  </w:num>
  <w:num w:numId="2" w16cid:durableId="810558504">
    <w:abstractNumId w:val="1"/>
  </w:num>
  <w:num w:numId="3" w16cid:durableId="475797832">
    <w:abstractNumId w:val="2"/>
  </w:num>
  <w:num w:numId="4" w16cid:durableId="52897769">
    <w:abstractNumId w:val="3"/>
  </w:num>
  <w:num w:numId="5" w16cid:durableId="3898372">
    <w:abstractNumId w:val="4"/>
  </w:num>
  <w:num w:numId="6" w16cid:durableId="1702127206">
    <w:abstractNumId w:val="5"/>
  </w:num>
  <w:num w:numId="7" w16cid:durableId="1388263136">
    <w:abstractNumId w:val="6"/>
  </w:num>
  <w:num w:numId="8" w16cid:durableId="2043817915">
    <w:abstractNumId w:val="7"/>
  </w:num>
  <w:num w:numId="9" w16cid:durableId="1280180460">
    <w:abstractNumId w:val="8"/>
  </w:num>
  <w:num w:numId="10" w16cid:durableId="1951469997">
    <w:abstractNumId w:val="13"/>
  </w:num>
  <w:num w:numId="11" w16cid:durableId="487018015">
    <w:abstractNumId w:val="19"/>
  </w:num>
  <w:num w:numId="12" w16cid:durableId="416944953">
    <w:abstractNumId w:val="11"/>
  </w:num>
  <w:num w:numId="13" w16cid:durableId="595016161">
    <w:abstractNumId w:val="30"/>
  </w:num>
  <w:num w:numId="14" w16cid:durableId="1510367780">
    <w:abstractNumId w:val="28"/>
  </w:num>
  <w:num w:numId="15" w16cid:durableId="1234774191">
    <w:abstractNumId w:val="24"/>
  </w:num>
  <w:num w:numId="16" w16cid:durableId="1249071270">
    <w:abstractNumId w:val="24"/>
    <w:lvlOverride w:ilvl="0">
      <w:startOverride w:val="1"/>
    </w:lvlOverride>
  </w:num>
  <w:num w:numId="17" w16cid:durableId="1103114152">
    <w:abstractNumId w:val="24"/>
  </w:num>
  <w:num w:numId="18" w16cid:durableId="1215385306">
    <w:abstractNumId w:val="10"/>
  </w:num>
  <w:num w:numId="19" w16cid:durableId="822042998">
    <w:abstractNumId w:val="15"/>
  </w:num>
  <w:num w:numId="20" w16cid:durableId="1031800688">
    <w:abstractNumId w:val="16"/>
  </w:num>
  <w:num w:numId="21" w16cid:durableId="1475752486">
    <w:abstractNumId w:val="24"/>
    <w:lvlOverride w:ilvl="0">
      <w:startOverride w:val="1"/>
    </w:lvlOverride>
  </w:num>
  <w:num w:numId="22" w16cid:durableId="1712881157">
    <w:abstractNumId w:val="14"/>
  </w:num>
  <w:num w:numId="23" w16cid:durableId="50469094">
    <w:abstractNumId w:val="26"/>
  </w:num>
  <w:num w:numId="24" w16cid:durableId="1748917120">
    <w:abstractNumId w:val="25"/>
  </w:num>
  <w:num w:numId="25" w16cid:durableId="440028412">
    <w:abstractNumId w:val="22"/>
  </w:num>
  <w:num w:numId="26" w16cid:durableId="341319672">
    <w:abstractNumId w:val="20"/>
  </w:num>
  <w:num w:numId="27" w16cid:durableId="1608390348">
    <w:abstractNumId w:val="26"/>
  </w:num>
  <w:num w:numId="28" w16cid:durableId="349647152">
    <w:abstractNumId w:val="17"/>
  </w:num>
  <w:num w:numId="29" w16cid:durableId="1480878596">
    <w:abstractNumId w:val="21"/>
  </w:num>
  <w:num w:numId="30" w16cid:durableId="656615440">
    <w:abstractNumId w:val="26"/>
  </w:num>
  <w:num w:numId="31" w16cid:durableId="986670155">
    <w:abstractNumId w:val="9"/>
  </w:num>
  <w:num w:numId="32" w16cid:durableId="1375427776">
    <w:abstractNumId w:val="12"/>
  </w:num>
  <w:num w:numId="33" w16cid:durableId="1805803901">
    <w:abstractNumId w:val="23"/>
  </w:num>
  <w:num w:numId="34" w16cid:durableId="1306205294">
    <w:abstractNumId w:val="29"/>
  </w:num>
  <w:num w:numId="35" w16cid:durableId="795369309">
    <w:abstractNumId w:val="18"/>
  </w:num>
  <w:num w:numId="36" w16cid:durableId="1121993527">
    <w:abstractNumId w:val="27"/>
  </w:num>
</w:numbering>
</file>

<file path=word/people.xml><?xml version="1.0" encoding="utf-8"?>
<w15:peopl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16du wne wp14">
  <w15:person w15:author="sandeep kumar">
    <w15:presenceInfo w15:providerId="Windows Live" w15:userId="81b31b1363c4c79c"/>
  </w15:person>
</w15:people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%"/>
  <w:proofState w:spelling="clean" w:grammar="clean"/>
  <w:defaultTabStop w:val="36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676"/>
    <w:rsid w:val="00004B15"/>
    <w:rsid w:val="00005D01"/>
    <w:rsid w:val="00007A34"/>
    <w:rsid w:val="00010394"/>
    <w:rsid w:val="00010D7F"/>
    <w:rsid w:val="0001528B"/>
    <w:rsid w:val="00021571"/>
    <w:rsid w:val="00021CB3"/>
    <w:rsid w:val="00022E75"/>
    <w:rsid w:val="00022EB2"/>
    <w:rsid w:val="0002544C"/>
    <w:rsid w:val="00030C37"/>
    <w:rsid w:val="00035353"/>
    <w:rsid w:val="00040C8F"/>
    <w:rsid w:val="00041572"/>
    <w:rsid w:val="00042A13"/>
    <w:rsid w:val="000440A8"/>
    <w:rsid w:val="00061AFE"/>
    <w:rsid w:val="00063EA1"/>
    <w:rsid w:val="00064E94"/>
    <w:rsid w:val="000672A1"/>
    <w:rsid w:val="00076AB9"/>
    <w:rsid w:val="000800D3"/>
    <w:rsid w:val="00080F0D"/>
    <w:rsid w:val="000827BC"/>
    <w:rsid w:val="0008599D"/>
    <w:rsid w:val="000859A5"/>
    <w:rsid w:val="00091708"/>
    <w:rsid w:val="0009396D"/>
    <w:rsid w:val="000A4C89"/>
    <w:rsid w:val="000A75A2"/>
    <w:rsid w:val="000C0666"/>
    <w:rsid w:val="000C12F8"/>
    <w:rsid w:val="000C4A8A"/>
    <w:rsid w:val="000D4C03"/>
    <w:rsid w:val="000D7006"/>
    <w:rsid w:val="000E2CCC"/>
    <w:rsid w:val="000E2E6D"/>
    <w:rsid w:val="000E4D91"/>
    <w:rsid w:val="000F23B2"/>
    <w:rsid w:val="001002CD"/>
    <w:rsid w:val="00106F4B"/>
    <w:rsid w:val="00107450"/>
    <w:rsid w:val="001131AC"/>
    <w:rsid w:val="00113365"/>
    <w:rsid w:val="001203F6"/>
    <w:rsid w:val="00124BC9"/>
    <w:rsid w:val="00130864"/>
    <w:rsid w:val="00142079"/>
    <w:rsid w:val="00142C7B"/>
    <w:rsid w:val="001435E2"/>
    <w:rsid w:val="0014584C"/>
    <w:rsid w:val="00145AEE"/>
    <w:rsid w:val="0014627E"/>
    <w:rsid w:val="0014677E"/>
    <w:rsid w:val="00163CD0"/>
    <w:rsid w:val="001663ED"/>
    <w:rsid w:val="001704A4"/>
    <w:rsid w:val="00170C91"/>
    <w:rsid w:val="00171D14"/>
    <w:rsid w:val="00176067"/>
    <w:rsid w:val="00177442"/>
    <w:rsid w:val="0018583E"/>
    <w:rsid w:val="00185C36"/>
    <w:rsid w:val="0019235E"/>
    <w:rsid w:val="00196816"/>
    <w:rsid w:val="001A54B7"/>
    <w:rsid w:val="001A5727"/>
    <w:rsid w:val="001A625C"/>
    <w:rsid w:val="001B3FE4"/>
    <w:rsid w:val="001B566A"/>
    <w:rsid w:val="001C175E"/>
    <w:rsid w:val="001C1DE5"/>
    <w:rsid w:val="001C281A"/>
    <w:rsid w:val="001C4B1F"/>
    <w:rsid w:val="001D41E3"/>
    <w:rsid w:val="001D48BE"/>
    <w:rsid w:val="001D5B0F"/>
    <w:rsid w:val="001E62A0"/>
    <w:rsid w:val="001F2E9B"/>
    <w:rsid w:val="001F5247"/>
    <w:rsid w:val="001F6825"/>
    <w:rsid w:val="00203B4F"/>
    <w:rsid w:val="00203EDF"/>
    <w:rsid w:val="00217E18"/>
    <w:rsid w:val="00230120"/>
    <w:rsid w:val="00243BDF"/>
    <w:rsid w:val="0025032D"/>
    <w:rsid w:val="0025109C"/>
    <w:rsid w:val="00251B7D"/>
    <w:rsid w:val="00253E43"/>
    <w:rsid w:val="0025553D"/>
    <w:rsid w:val="002635CC"/>
    <w:rsid w:val="00265E6E"/>
    <w:rsid w:val="00265F82"/>
    <w:rsid w:val="00267435"/>
    <w:rsid w:val="00267C8E"/>
    <w:rsid w:val="002761D2"/>
    <w:rsid w:val="00281600"/>
    <w:rsid w:val="002824B2"/>
    <w:rsid w:val="00285D88"/>
    <w:rsid w:val="00287CF9"/>
    <w:rsid w:val="00295435"/>
    <w:rsid w:val="002962DE"/>
    <w:rsid w:val="00297525"/>
    <w:rsid w:val="002A6559"/>
    <w:rsid w:val="002A6801"/>
    <w:rsid w:val="002B1856"/>
    <w:rsid w:val="002B283D"/>
    <w:rsid w:val="002B2F64"/>
    <w:rsid w:val="002B3676"/>
    <w:rsid w:val="002B3A97"/>
    <w:rsid w:val="002B488F"/>
    <w:rsid w:val="002B6D3A"/>
    <w:rsid w:val="002B7C08"/>
    <w:rsid w:val="002C469D"/>
    <w:rsid w:val="002C6944"/>
    <w:rsid w:val="002D473E"/>
    <w:rsid w:val="002D4BA5"/>
    <w:rsid w:val="002D583A"/>
    <w:rsid w:val="002E088D"/>
    <w:rsid w:val="002E14F2"/>
    <w:rsid w:val="002E32DC"/>
    <w:rsid w:val="002F0599"/>
    <w:rsid w:val="002F11C9"/>
    <w:rsid w:val="002F1D11"/>
    <w:rsid w:val="00303A1D"/>
    <w:rsid w:val="00314193"/>
    <w:rsid w:val="003167DF"/>
    <w:rsid w:val="003169E3"/>
    <w:rsid w:val="00316F2F"/>
    <w:rsid w:val="00317B2A"/>
    <w:rsid w:val="00321817"/>
    <w:rsid w:val="00331A2B"/>
    <w:rsid w:val="00340A32"/>
    <w:rsid w:val="003445A8"/>
    <w:rsid w:val="00345F29"/>
    <w:rsid w:val="00346A01"/>
    <w:rsid w:val="00346B56"/>
    <w:rsid w:val="00350C57"/>
    <w:rsid w:val="00355CE2"/>
    <w:rsid w:val="003560FB"/>
    <w:rsid w:val="00364DCC"/>
    <w:rsid w:val="00375BA4"/>
    <w:rsid w:val="00381377"/>
    <w:rsid w:val="003829DD"/>
    <w:rsid w:val="0038340E"/>
    <w:rsid w:val="003836D4"/>
    <w:rsid w:val="00385F13"/>
    <w:rsid w:val="00391A4E"/>
    <w:rsid w:val="00392B1C"/>
    <w:rsid w:val="00395F4C"/>
    <w:rsid w:val="003970C0"/>
    <w:rsid w:val="003A059D"/>
    <w:rsid w:val="003A45EB"/>
    <w:rsid w:val="003B33E0"/>
    <w:rsid w:val="003B4063"/>
    <w:rsid w:val="003B62D8"/>
    <w:rsid w:val="003C201C"/>
    <w:rsid w:val="003C298C"/>
    <w:rsid w:val="003D586B"/>
    <w:rsid w:val="003D6599"/>
    <w:rsid w:val="003E3562"/>
    <w:rsid w:val="003E6E11"/>
    <w:rsid w:val="003F1149"/>
    <w:rsid w:val="00402AF3"/>
    <w:rsid w:val="00404B3A"/>
    <w:rsid w:val="004064BF"/>
    <w:rsid w:val="00406CF8"/>
    <w:rsid w:val="004073FA"/>
    <w:rsid w:val="00411E10"/>
    <w:rsid w:val="00412EF3"/>
    <w:rsid w:val="00430C76"/>
    <w:rsid w:val="00431D45"/>
    <w:rsid w:val="00431F38"/>
    <w:rsid w:val="00432065"/>
    <w:rsid w:val="004604FF"/>
    <w:rsid w:val="00462116"/>
    <w:rsid w:val="00464B85"/>
    <w:rsid w:val="00467889"/>
    <w:rsid w:val="00474992"/>
    <w:rsid w:val="00480B4E"/>
    <w:rsid w:val="00482ECC"/>
    <w:rsid w:val="00487941"/>
    <w:rsid w:val="00491A5A"/>
    <w:rsid w:val="00491EBA"/>
    <w:rsid w:val="004A4EE4"/>
    <w:rsid w:val="004A5E6A"/>
    <w:rsid w:val="004A71D2"/>
    <w:rsid w:val="004B296C"/>
    <w:rsid w:val="004B7BB9"/>
    <w:rsid w:val="004C0C4E"/>
    <w:rsid w:val="004D2D35"/>
    <w:rsid w:val="004D2DF4"/>
    <w:rsid w:val="004D69DC"/>
    <w:rsid w:val="004E092D"/>
    <w:rsid w:val="004E23AB"/>
    <w:rsid w:val="004E23C2"/>
    <w:rsid w:val="004E70A5"/>
    <w:rsid w:val="004F1F32"/>
    <w:rsid w:val="004F2429"/>
    <w:rsid w:val="004F4089"/>
    <w:rsid w:val="004F6D8A"/>
    <w:rsid w:val="00506A3B"/>
    <w:rsid w:val="00511D40"/>
    <w:rsid w:val="00517ACE"/>
    <w:rsid w:val="00523192"/>
    <w:rsid w:val="005324A7"/>
    <w:rsid w:val="005358B1"/>
    <w:rsid w:val="00535C98"/>
    <w:rsid w:val="00536152"/>
    <w:rsid w:val="00536857"/>
    <w:rsid w:val="00537218"/>
    <w:rsid w:val="0054117F"/>
    <w:rsid w:val="00541FA5"/>
    <w:rsid w:val="00543142"/>
    <w:rsid w:val="00546564"/>
    <w:rsid w:val="00547765"/>
    <w:rsid w:val="00550EE3"/>
    <w:rsid w:val="00551B72"/>
    <w:rsid w:val="0055714F"/>
    <w:rsid w:val="005609DB"/>
    <w:rsid w:val="0056553D"/>
    <w:rsid w:val="005713A5"/>
    <w:rsid w:val="00572BCF"/>
    <w:rsid w:val="00573972"/>
    <w:rsid w:val="00582DA0"/>
    <w:rsid w:val="00583165"/>
    <w:rsid w:val="00583761"/>
    <w:rsid w:val="005840F0"/>
    <w:rsid w:val="00585D2F"/>
    <w:rsid w:val="0058769F"/>
    <w:rsid w:val="00593784"/>
    <w:rsid w:val="00597CDD"/>
    <w:rsid w:val="005A3D12"/>
    <w:rsid w:val="005B24D0"/>
    <w:rsid w:val="005B29D7"/>
    <w:rsid w:val="005C0B5A"/>
    <w:rsid w:val="005C165D"/>
    <w:rsid w:val="005C19B1"/>
    <w:rsid w:val="005C6EDB"/>
    <w:rsid w:val="005D0736"/>
    <w:rsid w:val="005D3975"/>
    <w:rsid w:val="005D6CD7"/>
    <w:rsid w:val="005D7B42"/>
    <w:rsid w:val="005E312A"/>
    <w:rsid w:val="006016CD"/>
    <w:rsid w:val="006074EC"/>
    <w:rsid w:val="00611200"/>
    <w:rsid w:val="0061369E"/>
    <w:rsid w:val="00614C8D"/>
    <w:rsid w:val="00621F7C"/>
    <w:rsid w:val="00623F02"/>
    <w:rsid w:val="00624062"/>
    <w:rsid w:val="0062432A"/>
    <w:rsid w:val="006320A6"/>
    <w:rsid w:val="00634C38"/>
    <w:rsid w:val="0064075F"/>
    <w:rsid w:val="00641398"/>
    <w:rsid w:val="00641713"/>
    <w:rsid w:val="00641E15"/>
    <w:rsid w:val="0064227F"/>
    <w:rsid w:val="00644756"/>
    <w:rsid w:val="006479DF"/>
    <w:rsid w:val="0066016C"/>
    <w:rsid w:val="0066172F"/>
    <w:rsid w:val="006650F0"/>
    <w:rsid w:val="00673B83"/>
    <w:rsid w:val="00674B47"/>
    <w:rsid w:val="00677672"/>
    <w:rsid w:val="00681E50"/>
    <w:rsid w:val="00685E2C"/>
    <w:rsid w:val="00694B06"/>
    <w:rsid w:val="00694F4B"/>
    <w:rsid w:val="006A23EC"/>
    <w:rsid w:val="006A4280"/>
    <w:rsid w:val="006B2358"/>
    <w:rsid w:val="006B2CD6"/>
    <w:rsid w:val="006C0194"/>
    <w:rsid w:val="006C1579"/>
    <w:rsid w:val="006C5477"/>
    <w:rsid w:val="006D4178"/>
    <w:rsid w:val="006D4D8A"/>
    <w:rsid w:val="006D4ED9"/>
    <w:rsid w:val="006E1397"/>
    <w:rsid w:val="006F06B9"/>
    <w:rsid w:val="006F0F46"/>
    <w:rsid w:val="006F1BEA"/>
    <w:rsid w:val="006F3E91"/>
    <w:rsid w:val="006F547C"/>
    <w:rsid w:val="006F7319"/>
    <w:rsid w:val="006F7798"/>
    <w:rsid w:val="00700E46"/>
    <w:rsid w:val="00701014"/>
    <w:rsid w:val="0070158B"/>
    <w:rsid w:val="0070334E"/>
    <w:rsid w:val="00710372"/>
    <w:rsid w:val="00713B79"/>
    <w:rsid w:val="00720B03"/>
    <w:rsid w:val="00721796"/>
    <w:rsid w:val="00724DF2"/>
    <w:rsid w:val="007274C0"/>
    <w:rsid w:val="00727A75"/>
    <w:rsid w:val="00734323"/>
    <w:rsid w:val="0074448F"/>
    <w:rsid w:val="00750AEC"/>
    <w:rsid w:val="00750F6B"/>
    <w:rsid w:val="00752D81"/>
    <w:rsid w:val="007555F9"/>
    <w:rsid w:val="00755B97"/>
    <w:rsid w:val="00757F64"/>
    <w:rsid w:val="00760939"/>
    <w:rsid w:val="007625A3"/>
    <w:rsid w:val="00765612"/>
    <w:rsid w:val="0077168A"/>
    <w:rsid w:val="00774325"/>
    <w:rsid w:val="00781FB1"/>
    <w:rsid w:val="00785146"/>
    <w:rsid w:val="007875E2"/>
    <w:rsid w:val="00792012"/>
    <w:rsid w:val="00793B97"/>
    <w:rsid w:val="00796D30"/>
    <w:rsid w:val="007972F1"/>
    <w:rsid w:val="007A158F"/>
    <w:rsid w:val="007B3942"/>
    <w:rsid w:val="007B7504"/>
    <w:rsid w:val="007B7B51"/>
    <w:rsid w:val="007C248E"/>
    <w:rsid w:val="007C31CD"/>
    <w:rsid w:val="007D0B14"/>
    <w:rsid w:val="007D3F65"/>
    <w:rsid w:val="007D471D"/>
    <w:rsid w:val="007D47F7"/>
    <w:rsid w:val="007D4FB9"/>
    <w:rsid w:val="007D75AB"/>
    <w:rsid w:val="007E0D4C"/>
    <w:rsid w:val="007E0D60"/>
    <w:rsid w:val="007F2D55"/>
    <w:rsid w:val="007F74E7"/>
    <w:rsid w:val="008030C6"/>
    <w:rsid w:val="00803E8A"/>
    <w:rsid w:val="00805AF7"/>
    <w:rsid w:val="00810852"/>
    <w:rsid w:val="008147EA"/>
    <w:rsid w:val="00814856"/>
    <w:rsid w:val="00815219"/>
    <w:rsid w:val="008169FA"/>
    <w:rsid w:val="00816F5B"/>
    <w:rsid w:val="008172CB"/>
    <w:rsid w:val="0081792E"/>
    <w:rsid w:val="00821B36"/>
    <w:rsid w:val="008356DA"/>
    <w:rsid w:val="00835F02"/>
    <w:rsid w:val="00841869"/>
    <w:rsid w:val="0084381E"/>
    <w:rsid w:val="00843EF8"/>
    <w:rsid w:val="00854E2E"/>
    <w:rsid w:val="00856B07"/>
    <w:rsid w:val="00860978"/>
    <w:rsid w:val="00861165"/>
    <w:rsid w:val="00861949"/>
    <w:rsid w:val="00862D9B"/>
    <w:rsid w:val="00872ABD"/>
    <w:rsid w:val="0087345B"/>
    <w:rsid w:val="00873A14"/>
    <w:rsid w:val="00874A52"/>
    <w:rsid w:val="008821D7"/>
    <w:rsid w:val="00884832"/>
    <w:rsid w:val="00887D2F"/>
    <w:rsid w:val="008900C9"/>
    <w:rsid w:val="00891325"/>
    <w:rsid w:val="00892D90"/>
    <w:rsid w:val="00895586"/>
    <w:rsid w:val="00896194"/>
    <w:rsid w:val="008A01B1"/>
    <w:rsid w:val="008A1D43"/>
    <w:rsid w:val="008B20BE"/>
    <w:rsid w:val="008B4346"/>
    <w:rsid w:val="008B54AD"/>
    <w:rsid w:val="008C3805"/>
    <w:rsid w:val="008C7425"/>
    <w:rsid w:val="008D2F4C"/>
    <w:rsid w:val="008D3DF4"/>
    <w:rsid w:val="008D4120"/>
    <w:rsid w:val="008D538F"/>
    <w:rsid w:val="008D6C5C"/>
    <w:rsid w:val="008E11BA"/>
    <w:rsid w:val="008E72DC"/>
    <w:rsid w:val="008E7610"/>
    <w:rsid w:val="008F6331"/>
    <w:rsid w:val="008F6848"/>
    <w:rsid w:val="008F72BD"/>
    <w:rsid w:val="0090024A"/>
    <w:rsid w:val="00900BD3"/>
    <w:rsid w:val="00900ED1"/>
    <w:rsid w:val="00902C8E"/>
    <w:rsid w:val="00903345"/>
    <w:rsid w:val="00907E38"/>
    <w:rsid w:val="00913079"/>
    <w:rsid w:val="00916E13"/>
    <w:rsid w:val="0092134E"/>
    <w:rsid w:val="00930852"/>
    <w:rsid w:val="00935E32"/>
    <w:rsid w:val="009441A3"/>
    <w:rsid w:val="009465A1"/>
    <w:rsid w:val="0095079F"/>
    <w:rsid w:val="009538CE"/>
    <w:rsid w:val="00956992"/>
    <w:rsid w:val="00956B85"/>
    <w:rsid w:val="00957957"/>
    <w:rsid w:val="00966DAE"/>
    <w:rsid w:val="00967098"/>
    <w:rsid w:val="00972A4E"/>
    <w:rsid w:val="00980A99"/>
    <w:rsid w:val="00981827"/>
    <w:rsid w:val="00983182"/>
    <w:rsid w:val="00983183"/>
    <w:rsid w:val="009914A8"/>
    <w:rsid w:val="009A01EF"/>
    <w:rsid w:val="009B28BF"/>
    <w:rsid w:val="009C0ACA"/>
    <w:rsid w:val="009C1777"/>
    <w:rsid w:val="009C1DE6"/>
    <w:rsid w:val="009C2B2F"/>
    <w:rsid w:val="009D3B11"/>
    <w:rsid w:val="009E3AB5"/>
    <w:rsid w:val="009F6EF5"/>
    <w:rsid w:val="00A0388F"/>
    <w:rsid w:val="00A047BD"/>
    <w:rsid w:val="00A111CA"/>
    <w:rsid w:val="00A12CB5"/>
    <w:rsid w:val="00A12DEC"/>
    <w:rsid w:val="00A142A5"/>
    <w:rsid w:val="00A16EC6"/>
    <w:rsid w:val="00A262EC"/>
    <w:rsid w:val="00A4374D"/>
    <w:rsid w:val="00A444D5"/>
    <w:rsid w:val="00A4577D"/>
    <w:rsid w:val="00A472D6"/>
    <w:rsid w:val="00A53A17"/>
    <w:rsid w:val="00A55A59"/>
    <w:rsid w:val="00A57A4E"/>
    <w:rsid w:val="00A60BE6"/>
    <w:rsid w:val="00A61455"/>
    <w:rsid w:val="00A6218D"/>
    <w:rsid w:val="00A65B2A"/>
    <w:rsid w:val="00A72489"/>
    <w:rsid w:val="00A75A0C"/>
    <w:rsid w:val="00A775C8"/>
    <w:rsid w:val="00A8047A"/>
    <w:rsid w:val="00A959ED"/>
    <w:rsid w:val="00A96FD5"/>
    <w:rsid w:val="00AA13C4"/>
    <w:rsid w:val="00AA372F"/>
    <w:rsid w:val="00AB453D"/>
    <w:rsid w:val="00AC1D8F"/>
    <w:rsid w:val="00AD222F"/>
    <w:rsid w:val="00AD2D5B"/>
    <w:rsid w:val="00AE43A8"/>
    <w:rsid w:val="00AE5EA0"/>
    <w:rsid w:val="00AF04C6"/>
    <w:rsid w:val="00AF2D2F"/>
    <w:rsid w:val="00B0652E"/>
    <w:rsid w:val="00B1253B"/>
    <w:rsid w:val="00B17A8E"/>
    <w:rsid w:val="00B23785"/>
    <w:rsid w:val="00B31827"/>
    <w:rsid w:val="00B334FA"/>
    <w:rsid w:val="00B348EB"/>
    <w:rsid w:val="00B355A3"/>
    <w:rsid w:val="00B35B63"/>
    <w:rsid w:val="00B4181F"/>
    <w:rsid w:val="00B4468F"/>
    <w:rsid w:val="00B45B4D"/>
    <w:rsid w:val="00B477A8"/>
    <w:rsid w:val="00B5193D"/>
    <w:rsid w:val="00B558C6"/>
    <w:rsid w:val="00B629FC"/>
    <w:rsid w:val="00B630EB"/>
    <w:rsid w:val="00B63D97"/>
    <w:rsid w:val="00B7314B"/>
    <w:rsid w:val="00B73E94"/>
    <w:rsid w:val="00B750A4"/>
    <w:rsid w:val="00B83486"/>
    <w:rsid w:val="00B85D40"/>
    <w:rsid w:val="00B95A77"/>
    <w:rsid w:val="00B95FF4"/>
    <w:rsid w:val="00BA3265"/>
    <w:rsid w:val="00BA3E8E"/>
    <w:rsid w:val="00BA6567"/>
    <w:rsid w:val="00BA67F0"/>
    <w:rsid w:val="00BB39F9"/>
    <w:rsid w:val="00BB41F0"/>
    <w:rsid w:val="00BB4536"/>
    <w:rsid w:val="00BC1719"/>
    <w:rsid w:val="00BD0A29"/>
    <w:rsid w:val="00BD242B"/>
    <w:rsid w:val="00BD29A2"/>
    <w:rsid w:val="00BD5C90"/>
    <w:rsid w:val="00BD6CB2"/>
    <w:rsid w:val="00BE4013"/>
    <w:rsid w:val="00BE67C0"/>
    <w:rsid w:val="00BF0E81"/>
    <w:rsid w:val="00BF3609"/>
    <w:rsid w:val="00C06395"/>
    <w:rsid w:val="00C2223A"/>
    <w:rsid w:val="00C240CB"/>
    <w:rsid w:val="00C24616"/>
    <w:rsid w:val="00C26EF4"/>
    <w:rsid w:val="00C27A9F"/>
    <w:rsid w:val="00C31BB5"/>
    <w:rsid w:val="00C340D1"/>
    <w:rsid w:val="00C34D3A"/>
    <w:rsid w:val="00C3567F"/>
    <w:rsid w:val="00C40826"/>
    <w:rsid w:val="00C43C32"/>
    <w:rsid w:val="00C463BE"/>
    <w:rsid w:val="00C6538A"/>
    <w:rsid w:val="00C72CA7"/>
    <w:rsid w:val="00C72CF4"/>
    <w:rsid w:val="00C810EA"/>
    <w:rsid w:val="00C83AA4"/>
    <w:rsid w:val="00C85D09"/>
    <w:rsid w:val="00C90406"/>
    <w:rsid w:val="00C96B05"/>
    <w:rsid w:val="00C97909"/>
    <w:rsid w:val="00CA22C5"/>
    <w:rsid w:val="00CA5A8A"/>
    <w:rsid w:val="00CA651E"/>
    <w:rsid w:val="00CB3495"/>
    <w:rsid w:val="00CB7E5A"/>
    <w:rsid w:val="00CC0B4B"/>
    <w:rsid w:val="00CC38E9"/>
    <w:rsid w:val="00CD009F"/>
    <w:rsid w:val="00CD2E1C"/>
    <w:rsid w:val="00CE1360"/>
    <w:rsid w:val="00CE4934"/>
    <w:rsid w:val="00CE561C"/>
    <w:rsid w:val="00CE6E9C"/>
    <w:rsid w:val="00CF0AEC"/>
    <w:rsid w:val="00CF2EC1"/>
    <w:rsid w:val="00CF3985"/>
    <w:rsid w:val="00CF7700"/>
    <w:rsid w:val="00D00AB5"/>
    <w:rsid w:val="00D03D11"/>
    <w:rsid w:val="00D05929"/>
    <w:rsid w:val="00D0627F"/>
    <w:rsid w:val="00D06F69"/>
    <w:rsid w:val="00D072A1"/>
    <w:rsid w:val="00D12944"/>
    <w:rsid w:val="00D1436C"/>
    <w:rsid w:val="00D16375"/>
    <w:rsid w:val="00D1695D"/>
    <w:rsid w:val="00D21DDD"/>
    <w:rsid w:val="00D2352B"/>
    <w:rsid w:val="00D30DCE"/>
    <w:rsid w:val="00D372A0"/>
    <w:rsid w:val="00D42EE3"/>
    <w:rsid w:val="00D43E2A"/>
    <w:rsid w:val="00D44B21"/>
    <w:rsid w:val="00D50575"/>
    <w:rsid w:val="00D50BA9"/>
    <w:rsid w:val="00D52B7E"/>
    <w:rsid w:val="00D52C35"/>
    <w:rsid w:val="00D5682C"/>
    <w:rsid w:val="00D60F70"/>
    <w:rsid w:val="00D63B68"/>
    <w:rsid w:val="00D66204"/>
    <w:rsid w:val="00D768EB"/>
    <w:rsid w:val="00D77929"/>
    <w:rsid w:val="00D82B8D"/>
    <w:rsid w:val="00D935AB"/>
    <w:rsid w:val="00D93A99"/>
    <w:rsid w:val="00D9411C"/>
    <w:rsid w:val="00D94C3D"/>
    <w:rsid w:val="00D94E6A"/>
    <w:rsid w:val="00D9676D"/>
    <w:rsid w:val="00DA2362"/>
    <w:rsid w:val="00DA3AD5"/>
    <w:rsid w:val="00DA4782"/>
    <w:rsid w:val="00DA774B"/>
    <w:rsid w:val="00DB2AFE"/>
    <w:rsid w:val="00DB3A3D"/>
    <w:rsid w:val="00DB45DE"/>
    <w:rsid w:val="00DB5D26"/>
    <w:rsid w:val="00DB67F6"/>
    <w:rsid w:val="00DB6A1D"/>
    <w:rsid w:val="00DC4D56"/>
    <w:rsid w:val="00DC6AA4"/>
    <w:rsid w:val="00DD0FD8"/>
    <w:rsid w:val="00DD1F25"/>
    <w:rsid w:val="00DD6141"/>
    <w:rsid w:val="00DE1DCB"/>
    <w:rsid w:val="00DE3F70"/>
    <w:rsid w:val="00DE55EF"/>
    <w:rsid w:val="00DE60EF"/>
    <w:rsid w:val="00DE68A3"/>
    <w:rsid w:val="00DF0B53"/>
    <w:rsid w:val="00DF2CEA"/>
    <w:rsid w:val="00DF399A"/>
    <w:rsid w:val="00DF3F14"/>
    <w:rsid w:val="00DF40D7"/>
    <w:rsid w:val="00DF53A4"/>
    <w:rsid w:val="00DF5AD3"/>
    <w:rsid w:val="00DF7809"/>
    <w:rsid w:val="00E01A3B"/>
    <w:rsid w:val="00E01B36"/>
    <w:rsid w:val="00E06616"/>
    <w:rsid w:val="00E07C3F"/>
    <w:rsid w:val="00E10F19"/>
    <w:rsid w:val="00E11410"/>
    <w:rsid w:val="00E14A97"/>
    <w:rsid w:val="00E23CF6"/>
    <w:rsid w:val="00E27BFE"/>
    <w:rsid w:val="00E30B69"/>
    <w:rsid w:val="00E337E5"/>
    <w:rsid w:val="00E350C1"/>
    <w:rsid w:val="00E36064"/>
    <w:rsid w:val="00E36718"/>
    <w:rsid w:val="00E36EF6"/>
    <w:rsid w:val="00E37E1F"/>
    <w:rsid w:val="00E405D0"/>
    <w:rsid w:val="00E47E8E"/>
    <w:rsid w:val="00E51CFB"/>
    <w:rsid w:val="00E546E0"/>
    <w:rsid w:val="00E57D52"/>
    <w:rsid w:val="00E61FCE"/>
    <w:rsid w:val="00E645FB"/>
    <w:rsid w:val="00E66252"/>
    <w:rsid w:val="00E703C2"/>
    <w:rsid w:val="00E71157"/>
    <w:rsid w:val="00E77B10"/>
    <w:rsid w:val="00E815A9"/>
    <w:rsid w:val="00E81F6B"/>
    <w:rsid w:val="00E829F3"/>
    <w:rsid w:val="00E84099"/>
    <w:rsid w:val="00E95590"/>
    <w:rsid w:val="00E96CEE"/>
    <w:rsid w:val="00EA19CE"/>
    <w:rsid w:val="00EA2F5C"/>
    <w:rsid w:val="00EA6400"/>
    <w:rsid w:val="00EA6EC8"/>
    <w:rsid w:val="00EB0DA4"/>
    <w:rsid w:val="00EB1B7B"/>
    <w:rsid w:val="00EB57B4"/>
    <w:rsid w:val="00EC385D"/>
    <w:rsid w:val="00EC5370"/>
    <w:rsid w:val="00EC7C33"/>
    <w:rsid w:val="00EC7F2D"/>
    <w:rsid w:val="00ED04FA"/>
    <w:rsid w:val="00ED13F1"/>
    <w:rsid w:val="00EE09E1"/>
    <w:rsid w:val="00EF1C38"/>
    <w:rsid w:val="00F005FE"/>
    <w:rsid w:val="00F00FD2"/>
    <w:rsid w:val="00F01049"/>
    <w:rsid w:val="00F0126E"/>
    <w:rsid w:val="00F04C11"/>
    <w:rsid w:val="00F05758"/>
    <w:rsid w:val="00F15D6E"/>
    <w:rsid w:val="00F202C8"/>
    <w:rsid w:val="00F20C44"/>
    <w:rsid w:val="00F23DD4"/>
    <w:rsid w:val="00F36582"/>
    <w:rsid w:val="00F407E2"/>
    <w:rsid w:val="00F53591"/>
    <w:rsid w:val="00F6180A"/>
    <w:rsid w:val="00F627A3"/>
    <w:rsid w:val="00F67F56"/>
    <w:rsid w:val="00F91462"/>
    <w:rsid w:val="00F92B14"/>
    <w:rsid w:val="00F92CD6"/>
    <w:rsid w:val="00F96207"/>
    <w:rsid w:val="00FA0A1F"/>
    <w:rsid w:val="00FA0AD7"/>
    <w:rsid w:val="00FA0DCF"/>
    <w:rsid w:val="00FA33F2"/>
    <w:rsid w:val="00FB3B3B"/>
    <w:rsid w:val="00FB3D22"/>
    <w:rsid w:val="00FC25C1"/>
    <w:rsid w:val="00FC5A3C"/>
    <w:rsid w:val="00FD34AA"/>
    <w:rsid w:val="00FD687C"/>
    <w:rsid w:val="00FE005A"/>
    <w:rsid w:val="00FE0934"/>
    <w:rsid w:val="00FE2052"/>
    <w:rsid w:val="00FF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901AAD3"/>
  <w15:chartTrackingRefBased/>
  <w15:docId w15:val="{D66AC2CE-F2EA-404B-A240-E9376C54AECD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61C"/>
    <w:pPr>
      <w:keepNext/>
      <w:keepLines/>
      <w:numPr>
        <w:numId w:val="18"/>
      </w:numPr>
      <w:spacing w:before="12pt"/>
      <w:jc w:val="center"/>
      <w:outlineLvl w:val="0"/>
    </w:pPr>
    <w:rPr>
      <w:rFonts w:asciiTheme="majorHAnsi" w:eastAsiaTheme="majorEastAsia" w:hAnsiTheme="majorHAnsi" w:cstheme="majorBidi"/>
      <w:b/>
      <w:caps/>
      <w:color w:val="1F4E79" w:themeColor="accent1" w:themeShade="80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53A17"/>
    <w:pPr>
      <w:keepNext/>
      <w:keepLines/>
      <w:numPr>
        <w:numId w:val="15"/>
      </w:numPr>
      <w:spacing w:before="2pt"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28"/>
      <w:szCs w:val="26"/>
      <w:u w:val="single"/>
    </w:rPr>
  </w:style>
  <w:style w:type="paragraph" w:styleId="Heading3">
    <w:name w:val="heading 3"/>
    <w:basedOn w:val="Normal"/>
    <w:link w:val="Heading3Char"/>
    <w:uiPriority w:val="9"/>
    <w:qFormat/>
    <w:rsid w:val="00760939"/>
    <w:pPr>
      <w:spacing w:before="5pt" w:beforeAutospacing="1" w:after="5pt" w:afterAutospacing="1"/>
      <w:outlineLvl w:val="2"/>
    </w:pPr>
    <w:rPr>
      <w:rFonts w:asciiTheme="minorHAnsi" w:eastAsia="Times New Roman" w:hAnsiTheme="minorHAnsi" w:cs="Times New Roman"/>
      <w:b/>
      <w:bCs/>
      <w:color w:val="1F4E79" w:themeColor="accent1" w:themeShade="80"/>
      <w:sz w:val="24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34AA"/>
    <w:pPr>
      <w:keepNext/>
      <w:numPr>
        <w:numId w:val="23"/>
      </w:numPr>
      <w:spacing w:before="12pt" w:after="3pt"/>
      <w:outlineLvl w:val="3"/>
    </w:pPr>
    <w:rPr>
      <w:rFonts w:asciiTheme="minorHAnsi" w:eastAsiaTheme="minorEastAsia" w:hAnsiTheme="minorHAnsi" w:cstheme="minorBidi"/>
      <w:bCs/>
      <w:color w:val="2E74B5" w:themeColor="accent1" w:themeShade="BF"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29D7"/>
    <w:pPr>
      <w:keepNext/>
      <w:keepLines/>
      <w:spacing w:before="8pt" w:after="6pt"/>
      <w:outlineLvl w:val="4"/>
    </w:pPr>
    <w:rPr>
      <w:rFonts w:asciiTheme="majorHAnsi" w:eastAsiaTheme="majorEastAsia" w:hAnsiTheme="majorHAnsi" w:cstheme="majorBidi"/>
      <w:b/>
      <w:color w:val="00AC4E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5553D"/>
    <w:pPr>
      <w:keepNext/>
      <w:keepLines/>
      <w:spacing w:before="2pt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60939"/>
    <w:rPr>
      <w:rFonts w:asciiTheme="minorHAnsi" w:eastAsia="Times New Roman" w:hAnsiTheme="minorHAnsi" w:cs="Times New Roman"/>
      <w:b/>
      <w:bCs/>
      <w:color w:val="1F4E79" w:themeColor="accent1" w:themeShade="80"/>
      <w:sz w:val="24"/>
      <w:szCs w:val="27"/>
    </w:rPr>
  </w:style>
  <w:style w:type="character" w:customStyle="1" w:styleId="path">
    <w:name w:val="path"/>
    <w:rsid w:val="00967098"/>
  </w:style>
  <w:style w:type="character" w:styleId="Hyperlink">
    <w:name w:val="Hyperlink"/>
    <w:uiPriority w:val="99"/>
    <w:unhideWhenUsed/>
    <w:rsid w:val="0096709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075F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75F"/>
    <w:rPr>
      <w:rFonts w:ascii="Courier New" w:eastAsia="Times New Roman" w:hAnsi="Courier New" w:cs="Courier New"/>
    </w:rPr>
  </w:style>
  <w:style w:type="character" w:customStyle="1" w:styleId="Heading4Char">
    <w:name w:val="Heading 4 Char"/>
    <w:basedOn w:val="DefaultParagraphFont"/>
    <w:link w:val="Heading4"/>
    <w:uiPriority w:val="9"/>
    <w:rsid w:val="00FD34AA"/>
    <w:rPr>
      <w:rFonts w:asciiTheme="minorHAnsi" w:eastAsiaTheme="minorEastAsia" w:hAnsiTheme="minorHAnsi" w:cstheme="minorBidi"/>
      <w:bCs/>
      <w:color w:val="2E74B5" w:themeColor="accent1" w:themeShade="BF"/>
      <w:sz w:val="24"/>
      <w:szCs w:val="28"/>
    </w:rPr>
  </w:style>
  <w:style w:type="character" w:styleId="HTMLCode">
    <w:name w:val="HTML Code"/>
    <w:uiPriority w:val="99"/>
    <w:semiHidden/>
    <w:unhideWhenUsed/>
    <w:rsid w:val="000672A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C6AA4"/>
    <w:pPr>
      <w:spacing w:after="8pt" w:line="12.95pt" w:lineRule="auto"/>
      <w:ind w:start="36pt"/>
      <w:contextualSpacing/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E561C"/>
    <w:rPr>
      <w:rFonts w:asciiTheme="majorHAnsi" w:eastAsiaTheme="majorEastAsia" w:hAnsiTheme="majorHAnsi" w:cstheme="majorBidi"/>
      <w:b/>
      <w:caps/>
      <w:color w:val="1F4E79" w:themeColor="accent1" w:themeShade="80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53A17"/>
    <w:rPr>
      <w:rFonts w:asciiTheme="majorHAnsi" w:eastAsiaTheme="majorEastAsia" w:hAnsiTheme="majorHAnsi" w:cstheme="majorBidi"/>
      <w:b/>
      <w:color w:val="1F4E79" w:themeColor="accent1" w:themeShade="80"/>
      <w:sz w:val="28"/>
      <w:szCs w:val="26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B29D7"/>
    <w:rPr>
      <w:rFonts w:asciiTheme="majorHAnsi" w:eastAsiaTheme="majorEastAsia" w:hAnsiTheme="majorHAnsi" w:cstheme="majorBidi"/>
      <w:b/>
      <w:color w:val="00AC4E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6944"/>
    <w:pPr>
      <w:spacing w:line="12.95pt" w:lineRule="auto"/>
      <w:jc w:val="start"/>
      <w:outlineLvl w:val="9"/>
    </w:pPr>
    <w:rPr>
      <w:b w:val="0"/>
      <w:color w:val="2E74B5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2C6944"/>
    <w:pPr>
      <w:spacing w:after="5pt"/>
    </w:pPr>
  </w:style>
  <w:style w:type="paragraph" w:styleId="TOC2">
    <w:name w:val="toc 2"/>
    <w:basedOn w:val="Normal"/>
    <w:next w:val="Normal"/>
    <w:autoRedefine/>
    <w:uiPriority w:val="39"/>
    <w:unhideWhenUsed/>
    <w:rsid w:val="002C6944"/>
    <w:pPr>
      <w:spacing w:after="5pt"/>
      <w:ind w:start="10pt"/>
    </w:pPr>
  </w:style>
  <w:style w:type="paragraph" w:styleId="TOC3">
    <w:name w:val="toc 3"/>
    <w:basedOn w:val="Normal"/>
    <w:next w:val="Normal"/>
    <w:autoRedefine/>
    <w:uiPriority w:val="39"/>
    <w:unhideWhenUsed/>
    <w:rsid w:val="002C6944"/>
    <w:pPr>
      <w:spacing w:after="5pt"/>
      <w:ind w:start="20pt"/>
    </w:pPr>
  </w:style>
  <w:style w:type="character" w:customStyle="1" w:styleId="fontstyle01">
    <w:name w:val="fontstyle01"/>
    <w:rsid w:val="00482EC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ljs-attr">
    <w:name w:val="hljs-attr"/>
    <w:rsid w:val="00482ECC"/>
  </w:style>
  <w:style w:type="character" w:customStyle="1" w:styleId="hljs-number">
    <w:name w:val="hljs-number"/>
    <w:rsid w:val="00482ECC"/>
  </w:style>
  <w:style w:type="character" w:customStyle="1" w:styleId="hljs-string">
    <w:name w:val="hljs-string"/>
    <w:rsid w:val="00482ECC"/>
  </w:style>
  <w:style w:type="paragraph" w:styleId="TOC4">
    <w:name w:val="toc 4"/>
    <w:basedOn w:val="Normal"/>
    <w:next w:val="Normal"/>
    <w:autoRedefine/>
    <w:uiPriority w:val="39"/>
    <w:unhideWhenUsed/>
    <w:rsid w:val="00D16375"/>
    <w:pPr>
      <w:spacing w:after="5pt" w:line="12.95pt" w:lineRule="auto"/>
      <w:ind w:start="33pt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D16375"/>
    <w:pPr>
      <w:spacing w:after="5pt" w:line="12.95pt" w:lineRule="auto"/>
      <w:ind w:start="44p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D16375"/>
    <w:pPr>
      <w:spacing w:after="5pt" w:line="12.95pt" w:lineRule="auto"/>
      <w:ind w:start="55p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D16375"/>
    <w:pPr>
      <w:spacing w:after="5pt" w:line="12.95pt" w:lineRule="auto"/>
      <w:ind w:start="66p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D16375"/>
    <w:pPr>
      <w:spacing w:after="5pt" w:line="12.95pt" w:lineRule="auto"/>
      <w:ind w:start="77p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D16375"/>
    <w:pPr>
      <w:spacing w:after="5pt" w:line="12.95pt" w:lineRule="auto"/>
      <w:ind w:start="88pt"/>
    </w:pPr>
    <w:rPr>
      <w:rFonts w:asciiTheme="minorHAnsi" w:eastAsiaTheme="minorEastAsia" w:hAnsiTheme="minorHAnsi" w:cstheme="minorBidi"/>
      <w:sz w:val="22"/>
      <w:szCs w:val="22"/>
    </w:rPr>
  </w:style>
  <w:style w:type="paragraph" w:styleId="NoSpacing">
    <w:name w:val="No Spacing"/>
    <w:link w:val="NoSpacingChar"/>
    <w:uiPriority w:val="1"/>
    <w:qFormat/>
    <w:rsid w:val="007D75AB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D75AB"/>
    <w:rPr>
      <w:rFonts w:asciiTheme="minorHAnsi" w:eastAsiaTheme="minorEastAsia" w:hAnsiTheme="minorHAnsi" w:cstheme="minorBidi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7D75AB"/>
    <w:pPr>
      <w:widowControl w:val="0"/>
      <w:autoSpaceDE w:val="0"/>
      <w:autoSpaceDN w:val="0"/>
    </w:pPr>
    <w:rPr>
      <w:rFonts w:ascii="Arial" w:eastAsia="Arial" w:hAnsi="Arial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D75AB"/>
    <w:rPr>
      <w:rFonts w:ascii="Arial" w:eastAsia="Arial" w:hAnsi="Arial"/>
      <w:lang w:bidi="en-US"/>
    </w:rPr>
  </w:style>
  <w:style w:type="paragraph" w:customStyle="1" w:styleId="TableParagraph">
    <w:name w:val="Table Paragraph"/>
    <w:basedOn w:val="Normal"/>
    <w:uiPriority w:val="1"/>
    <w:qFormat/>
    <w:rsid w:val="001704A4"/>
    <w:pPr>
      <w:widowControl w:val="0"/>
      <w:autoSpaceDE w:val="0"/>
      <w:autoSpaceDN w:val="0"/>
      <w:spacing w:before="0.10pt" w:line="12.30pt" w:lineRule="exact"/>
      <w:ind w:start="5.35pt"/>
    </w:pPr>
    <w:rPr>
      <w:rFonts w:ascii="Arial" w:eastAsia="Arial" w:hAnsi="Arial"/>
      <w:sz w:val="22"/>
      <w:szCs w:val="22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A33F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73E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rsid w:val="0025553D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Revision">
    <w:name w:val="Revision"/>
    <w:hidden/>
    <w:uiPriority w:val="99"/>
    <w:semiHidden/>
    <w:rsid w:val="00DF7809"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05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00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7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5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7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5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15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6318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91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55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21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45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808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082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63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6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239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589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0502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14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38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2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0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50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79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1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6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yperlink" Target="https://www.hop-on-hop-off-bus.com/" TargetMode="External"/><Relationship Id="rId13" Type="http://purl.oclc.org/ooxml/officeDocument/relationships/image" Target="media/image3.png"/><Relationship Id="rId18" Type="http://purl.oclc.org/ooxml/officeDocument/relationships/image" Target="media/image5.png"/><Relationship Id="rId3" Type="http://purl.oclc.org/ooxml/officeDocument/relationships/styles" Target="styles.xml"/><Relationship Id="rId21" Type="http://purl.oclc.org/ooxml/officeDocument/relationships/image" Target="media/image7.emf"/><Relationship Id="rId7" Type="http://purl.oclc.org/ooxml/officeDocument/relationships/hyperlink" Target="https://www.hop-on-hop-off-bus.com/" TargetMode="External"/><Relationship Id="rId12" Type="http://purl.oclc.org/ooxml/officeDocument/relationships/hyperlink" Target="https://www.hop-on-hop-off-bus.com/%7bparis-regionId%7d" TargetMode="External"/><Relationship Id="rId17" Type="http://purl.oclc.org/ooxml/officeDocument/relationships/hyperlink" Target="https://www.hop-on-hop-off-bus.com/activity%20/detail/3733" TargetMode="External"/><Relationship Id="rId2" Type="http://purl.oclc.org/ooxml/officeDocument/relationships/numbering" Target="numbering.xml"/><Relationship Id="rId16" Type="http://purl.oclc.org/ooxml/officeDocument/relationships/hyperlink" Target="https://www.hop-on-hop-off-bus.com/paris/paris-open-tour-hop-on-hop-off_3733" TargetMode="External"/><Relationship Id="rId20" Type="http://purl.oclc.org/ooxml/officeDocument/relationships/oleObject" Target="embeddings/oleObject1.bin"/><Relationship Id="rId1" Type="http://purl.oclc.org/ooxml/officeDocument/relationships/customXml" Target="../customXml/item1.xml"/><Relationship Id="rId6" Type="http://purl.oclc.org/ooxml/officeDocument/relationships/image" Target="media/image1.png"/><Relationship Id="rId11" Type="http://purl.oclc.org/ooxml/officeDocument/relationships/hyperlink" Target="https://www.hop-on-hop-off-bus.com/paris-hop-on-hop-off-bus-tours" TargetMode="External"/><Relationship Id="rId24" Type="http://purl.oclc.org/ooxml/officeDocument/relationships/theme" Target="theme/theme1.xml"/><Relationship Id="rId5" Type="http://purl.oclc.org/ooxml/officeDocument/relationships/webSettings" Target="webSettings.xml"/><Relationship Id="rId15" Type="http://purl.oclc.org/ooxml/officeDocument/relationships/image" Target="media/image4.png"/><Relationship Id="rId23" Type="http://schemas.microsoft.com/office/2011/relationships/people" Target="people.xml"/><Relationship Id="rId10" Type="http://purl.oclc.org/ooxml/officeDocument/relationships/hyperlink" Target="https://www.hop-on-hop-off-bus.com/%7bparis-regionId%7d" TargetMode="External"/><Relationship Id="rId19" Type="http://purl.oclc.org/ooxml/officeDocument/relationships/image" Target="media/image6.emf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hyperlink" Target="https://www.hop-on-hop-off-bus.com/paris-hop-on-hop-off-bus-tours" TargetMode="External"/><Relationship Id="rId22" Type="http://purl.oclc.org/ooxml/officeDocument/relationships/fontTable" Target="fontTable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822F3F8C-29A6-463C-8DD9-FE7FB088B0BD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255</TotalTime>
  <Pages>11</Pages>
  <Words>1163</Words>
  <Characters>6073</Characters>
  <Application>Microsoft Office Word</Application>
  <DocSecurity>0</DocSecurity>
  <Lines>225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Links>
    <vt:vector size="12" baseType="variant">
      <vt:variant>
        <vt:i4>3604593</vt:i4>
      </vt:variant>
      <vt:variant>
        <vt:i4>3</vt:i4>
      </vt:variant>
      <vt:variant>
        <vt:i4>0</vt:i4>
      </vt:variant>
      <vt:variant>
        <vt:i4>5</vt:i4>
      </vt:variant>
      <vt:variant>
        <vt:lpwstr>http://apistaging.isango.com/home/voucher/MDg0MDQwMjAzMTQyMDY2MDgxMTg4MTQyMjUxMTMyMTM4MjMwMjI1MTMxMTA1MjU0</vt:lpwstr>
      </vt:variant>
      <vt:variant>
        <vt:lpwstr/>
      </vt:variant>
      <vt:variant>
        <vt:i4>3604593</vt:i4>
      </vt:variant>
      <vt:variant>
        <vt:i4>0</vt:i4>
      </vt:variant>
      <vt:variant>
        <vt:i4>0</vt:i4>
      </vt:variant>
      <vt:variant>
        <vt:i4>5</vt:i4>
      </vt:variant>
      <vt:variant>
        <vt:lpwstr>http://apistaging.isango.com/home/voucher/MDg0MDQwMjAzMTQyMDY2MDgxMTg4MTQyMjUxMTMyMTM4MjMwMjI1MTMxMTA1MjU0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cp:lastModifiedBy>sandeep kumar</cp:lastModifiedBy>
  <cp:revision>46</cp:revision>
  <dcterms:created xsi:type="dcterms:W3CDTF">2019-07-30T13:18:00Z</dcterms:created>
  <dcterms:modified xsi:type="dcterms:W3CDTF">2024-03-26T09:42:00Z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GrammarlyDocumentId">
    <vt:lpwstr>496c773da05550320b266aedcb25cdb61bfee90165aacfa778bc3c92b77bcfed</vt:lpwstr>
  </property>
</Properties>
</file>